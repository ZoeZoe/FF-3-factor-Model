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sz w:val="20"/>
        </w:rPr>
        <w:id w:val="-264002728"/>
        <w:docPartObj>
          <w:docPartGallery w:val="Cover Pages"/>
          <w:docPartUnique/>
        </w:docPartObj>
      </w:sdtPr>
      <w:sdtContent>
        <w:p w14:paraId="0D8B8DB3" w14:textId="77777777" w:rsidR="00C47F45" w:rsidRPr="00BD7197" w:rsidRDefault="00B51F39" w:rsidP="003816A4">
          <w:pPr>
            <w:jc w:val="both"/>
            <w:rPr>
              <w:rFonts w:asciiTheme="majorHAnsi" w:hAnsiTheme="majorHAnsi"/>
              <w:sz w:val="20"/>
            </w:rPr>
          </w:pPr>
          <w:r w:rsidRPr="00BD7197">
            <w:rPr>
              <w:rFonts w:asciiTheme="majorHAnsi" w:hAnsiTheme="majorHAnsi"/>
              <w:noProof/>
              <w:sz w:val="20"/>
              <w:lang w:eastAsia="en-US"/>
            </w:rPr>
            <mc:AlternateContent>
              <mc:Choice Requires="wps">
                <w:drawing>
                  <wp:anchor distT="0" distB="0" distL="114300" distR="114300" simplePos="0" relativeHeight="251659264" behindDoc="0" locked="0" layoutInCell="1" allowOverlap="1" wp14:anchorId="671CD3BB" wp14:editId="57F399E1">
                    <wp:simplePos x="0" y="0"/>
                    <wp:positionH relativeFrom="page">
                      <wp:posOffset>438149</wp:posOffset>
                    </wp:positionH>
                    <wp:positionV relativeFrom="page">
                      <wp:posOffset>1104900</wp:posOffset>
                    </wp:positionV>
                    <wp:extent cx="5076825" cy="796417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6825" cy="79641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00B0F0"/>
                                    <w:sz w:val="36"/>
                                  </w:rPr>
                                  <w:alias w:val="Title"/>
                                  <w:id w:val="34465639"/>
                                  <w:dataBinding w:prefixMappings="xmlns:ns0='http://schemas.openxmlformats.org/package/2006/metadata/core-properties' xmlns:ns1='http://purl.org/dc/elements/1.1/'" w:xpath="/ns0:coreProperties[1]/ns1:title[1]" w:storeItemID="{6C3C8BC8-F283-45AE-878A-BAB7291924A1}"/>
                                  <w:text/>
                                </w:sdtPr>
                                <w:sdtContent>
                                  <w:p w14:paraId="5969AA75" w14:textId="77777777" w:rsidR="00A92812" w:rsidRPr="009A324C" w:rsidRDefault="00A92812" w:rsidP="009A324C">
                                    <w:pPr>
                                      <w:pStyle w:val="Title"/>
                                      <w:pBdr>
                                        <w:bottom w:val="none" w:sz="0" w:space="0" w:color="auto"/>
                                      </w:pBdr>
                                      <w:rPr>
                                        <w:b/>
                                        <w:caps/>
                                        <w:color w:val="00B0F0"/>
                                        <w:sz w:val="44"/>
                                        <w:szCs w:val="72"/>
                                      </w:rPr>
                                    </w:pPr>
                                    <w:r w:rsidRPr="009A324C">
                                      <w:rPr>
                                        <w:b/>
                                        <w:color w:val="00B0F0"/>
                                        <w:sz w:val="36"/>
                                      </w:rPr>
                                      <w:t xml:space="preserve">Major Historical </w:t>
                                    </w:r>
                                    <w:r>
                                      <w:rPr>
                                        <w:b/>
                                        <w:color w:val="00B0F0"/>
                                        <w:sz w:val="36"/>
                                      </w:rPr>
                                      <w:t>Markets Downturns</w:t>
                                    </w:r>
                                    <w:r w:rsidRPr="009A324C">
                                      <w:rPr>
                                        <w:b/>
                                        <w:color w:val="00B0F0"/>
                                        <w:sz w:val="36"/>
                                      </w:rPr>
                                      <w:t xml:space="preserve"> and Five Factor Model</w:t>
                                    </w:r>
                                  </w:p>
                                </w:sdtContent>
                              </w:sdt>
                              <w:p w14:paraId="45BD3BA5" w14:textId="77777777" w:rsidR="00A92812" w:rsidRPr="00FD0A5B" w:rsidRDefault="00A92812" w:rsidP="009A324C">
                                <w:pPr>
                                  <w:spacing w:before="240"/>
                                  <w:ind w:left="720"/>
                                  <w:jc w:val="both"/>
                                  <w:rPr>
                                    <w:color w:val="FFFFFF" w:themeColor="background1"/>
                                    <w:sz w:val="10"/>
                                  </w:rPr>
                                </w:pPr>
                              </w:p>
                              <w:sdt>
                                <w:sdtPr>
                                  <w:rPr>
                                    <w:rFonts w:asciiTheme="majorHAnsi" w:eastAsiaTheme="majorEastAsia" w:hAnsiTheme="majorHAnsi" w:cstheme="majorBidi"/>
                                    <w:color w:val="000000" w:themeColor="text2" w:themeShade="BF"/>
                                    <w:spacing w:val="5"/>
                                    <w:kern w:val="28"/>
                                    <w:sz w:val="24"/>
                                    <w:szCs w:val="52"/>
                                    <w:lang w:eastAsia="ja-JP"/>
                                  </w:rPr>
                                  <w:alias w:val="Abstract"/>
                                  <w:id w:val="-1138024536"/>
                                  <w:dataBinding w:prefixMappings="xmlns:ns0='http://schemas.microsoft.com/office/2006/coverPageProps'" w:xpath="/ns0:CoverPageProperties[1]/ns0:Abstract[1]" w:storeItemID="{55AF091B-3C7A-41E3-B477-F2FDAA23CFDA}"/>
                                  <w:text/>
                                </w:sdtPr>
                                <w:sdtContent>
                                  <w:p w14:paraId="07A60D6D" w14:textId="77777777" w:rsidR="00A92812" w:rsidRPr="00B32D29" w:rsidRDefault="00A92812" w:rsidP="0016512A">
                                    <w:pPr>
                                      <w:spacing w:before="240"/>
                                      <w:jc w:val="both"/>
                                      <w:rPr>
                                        <w:color w:val="FFFFFF" w:themeColor="background1"/>
                                        <w:sz w:val="10"/>
                                      </w:rPr>
                                    </w:pPr>
                                    <w:r w:rsidRPr="00F8398E">
                                      <w:rPr>
                                        <w:rFonts w:asciiTheme="majorHAnsi" w:eastAsiaTheme="majorEastAsia" w:hAnsiTheme="majorHAnsi" w:cstheme="majorBidi"/>
                                        <w:color w:val="000000" w:themeColor="text2" w:themeShade="BF"/>
                                        <w:spacing w:val="5"/>
                                        <w:kern w:val="28"/>
                                        <w:sz w:val="24"/>
                                        <w:szCs w:val="52"/>
                                        <w:lang w:eastAsia="ja-JP"/>
                                      </w:rPr>
                                      <w:t xml:space="preserve">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As the first AIG Investment AI quantitative research report, this research report will lay a foundation for more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w:t>
                                    </w:r>
                                    <w:proofErr w:type="spellStart"/>
                                    <w:r w:rsidRPr="00F8398E">
                                      <w:rPr>
                                        <w:rFonts w:asciiTheme="majorHAnsi" w:eastAsiaTheme="majorEastAsia" w:hAnsiTheme="majorHAnsi" w:cstheme="majorBidi"/>
                                        <w:color w:val="000000" w:themeColor="text2" w:themeShade="BF"/>
                                        <w:spacing w:val="5"/>
                                        <w:kern w:val="28"/>
                                        <w:sz w:val="24"/>
                                        <w:szCs w:val="52"/>
                                        <w:lang w:eastAsia="ja-JP"/>
                                      </w:rPr>
                                      <w:t>Fama</w:t>
                                    </w:r>
                                    <w:proofErr w:type="spellEnd"/>
                                    <w:r w:rsidRPr="00F8398E">
                                      <w:rPr>
                                        <w:rFonts w:asciiTheme="majorHAnsi" w:eastAsiaTheme="majorEastAsia" w:hAnsiTheme="majorHAnsi" w:cstheme="majorBidi"/>
                                        <w:color w:val="000000" w:themeColor="text2" w:themeShade="BF"/>
                                        <w:spacing w:val="5"/>
                                        <w:kern w:val="28"/>
                                        <w:sz w:val="24"/>
                                        <w:szCs w:val="52"/>
                                        <w:lang w:eastAsia="ja-JP"/>
                                      </w:rPr>
                                      <w:t xml:space="preserve"> French 5 factor model, in the past decades, especially when those “extreme events” happened.</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1CD3BB" id="Rectangle 47" o:spid="_x0000_s1026" style="position:absolute;left:0;text-align:left;margin-left:34.5pt;margin-top:87pt;width:399.75pt;height:627.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" filled="f" stroked="f" strokeweight="2pt">
                    <v:textbox inset="21.6pt,1in,21.6pt">
                      <w:txbxContent>
                        <w:sdt>
                          <w:sdtPr>
                            <w:rPr>
                              <w:b/>
                              <w:color w:val="00B0F0"/>
                              <w:sz w:val="36"/>
                            </w:rPr>
                            <w:alias w:val="Title"/>
                            <w:id w:val="34465639"/>
                            <w:dataBinding w:prefixMappings="xmlns:ns0='http://schemas.openxmlformats.org/package/2006/metadata/core-properties' xmlns:ns1='http://purl.org/dc/elements/1.1/'" w:xpath="/ns0:coreProperties[1]/ns1:title[1]" w:storeItemID="{6C3C8BC8-F283-45AE-878A-BAB7291924A1}"/>
                            <w:text/>
                          </w:sdtPr>
                          <w:sdtContent>
                            <w:p w14:paraId="5969AA75" w14:textId="77777777" w:rsidR="00A92812" w:rsidRPr="009A324C" w:rsidRDefault="00A92812" w:rsidP="009A324C">
                              <w:pPr>
                                <w:pStyle w:val="Title"/>
                                <w:pBdr>
                                  <w:bottom w:val="none" w:sz="0" w:space="0" w:color="auto"/>
                                </w:pBdr>
                                <w:rPr>
                                  <w:b/>
                                  <w:caps/>
                                  <w:color w:val="00B0F0"/>
                                  <w:sz w:val="44"/>
                                  <w:szCs w:val="72"/>
                                </w:rPr>
                              </w:pPr>
                              <w:r w:rsidRPr="009A324C">
                                <w:rPr>
                                  <w:b/>
                                  <w:color w:val="00B0F0"/>
                                  <w:sz w:val="36"/>
                                </w:rPr>
                                <w:t xml:space="preserve">Major Historical </w:t>
                              </w:r>
                              <w:r>
                                <w:rPr>
                                  <w:b/>
                                  <w:color w:val="00B0F0"/>
                                  <w:sz w:val="36"/>
                                </w:rPr>
                                <w:t>Markets Downturns</w:t>
                              </w:r>
                              <w:r w:rsidRPr="009A324C">
                                <w:rPr>
                                  <w:b/>
                                  <w:color w:val="00B0F0"/>
                                  <w:sz w:val="36"/>
                                </w:rPr>
                                <w:t xml:space="preserve"> and Five Factor Model</w:t>
                              </w:r>
                            </w:p>
                          </w:sdtContent>
                        </w:sdt>
                        <w:p w14:paraId="45BD3BA5" w14:textId="77777777" w:rsidR="00A92812" w:rsidRPr="00FD0A5B" w:rsidRDefault="00A92812" w:rsidP="009A324C">
                          <w:pPr>
                            <w:spacing w:before="240"/>
                            <w:ind w:left="720"/>
                            <w:jc w:val="both"/>
                            <w:rPr>
                              <w:color w:val="FFFFFF" w:themeColor="background1"/>
                              <w:sz w:val="10"/>
                            </w:rPr>
                          </w:pPr>
                        </w:p>
                        <w:sdt>
                          <w:sdtPr>
                            <w:rPr>
                              <w:rFonts w:asciiTheme="majorHAnsi" w:eastAsiaTheme="majorEastAsia" w:hAnsiTheme="majorHAnsi" w:cstheme="majorBidi"/>
                              <w:color w:val="000000" w:themeColor="text2" w:themeShade="BF"/>
                              <w:spacing w:val="5"/>
                              <w:kern w:val="28"/>
                              <w:sz w:val="24"/>
                              <w:szCs w:val="52"/>
                              <w:lang w:eastAsia="ja-JP"/>
                            </w:rPr>
                            <w:alias w:val="Abstract"/>
                            <w:id w:val="-1138024536"/>
                            <w:dataBinding w:prefixMappings="xmlns:ns0='http://schemas.microsoft.com/office/2006/coverPageProps'" w:xpath="/ns0:CoverPageProperties[1]/ns0:Abstract[1]" w:storeItemID="{55AF091B-3C7A-41E3-B477-F2FDAA23CFDA}"/>
                            <w:text/>
                          </w:sdtPr>
                          <w:sdtContent>
                            <w:p w14:paraId="07A60D6D" w14:textId="77777777" w:rsidR="00A92812" w:rsidRPr="00B32D29" w:rsidRDefault="00A92812" w:rsidP="0016512A">
                              <w:pPr>
                                <w:spacing w:before="240"/>
                                <w:jc w:val="both"/>
                                <w:rPr>
                                  <w:color w:val="FFFFFF" w:themeColor="background1"/>
                                  <w:sz w:val="10"/>
                                </w:rPr>
                              </w:pPr>
                              <w:r w:rsidRPr="00F8398E">
                                <w:rPr>
                                  <w:rFonts w:asciiTheme="majorHAnsi" w:eastAsiaTheme="majorEastAsia" w:hAnsiTheme="majorHAnsi" w:cstheme="majorBidi"/>
                                  <w:color w:val="000000" w:themeColor="text2" w:themeShade="BF"/>
                                  <w:spacing w:val="5"/>
                                  <w:kern w:val="28"/>
                                  <w:sz w:val="24"/>
                                  <w:szCs w:val="52"/>
                                  <w:lang w:eastAsia="ja-JP"/>
                                </w:rPr>
                                <w:t xml:space="preserve">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As the first AIG Investment AI quantitative research report, this research report will lay a foundation for more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w:t>
                              </w:r>
                              <w:proofErr w:type="spellStart"/>
                              <w:r w:rsidRPr="00F8398E">
                                <w:rPr>
                                  <w:rFonts w:asciiTheme="majorHAnsi" w:eastAsiaTheme="majorEastAsia" w:hAnsiTheme="majorHAnsi" w:cstheme="majorBidi"/>
                                  <w:color w:val="000000" w:themeColor="text2" w:themeShade="BF"/>
                                  <w:spacing w:val="5"/>
                                  <w:kern w:val="28"/>
                                  <w:sz w:val="24"/>
                                  <w:szCs w:val="52"/>
                                  <w:lang w:eastAsia="ja-JP"/>
                                </w:rPr>
                                <w:t>Fama</w:t>
                              </w:r>
                              <w:proofErr w:type="spellEnd"/>
                              <w:r w:rsidRPr="00F8398E">
                                <w:rPr>
                                  <w:rFonts w:asciiTheme="majorHAnsi" w:eastAsiaTheme="majorEastAsia" w:hAnsiTheme="majorHAnsi" w:cstheme="majorBidi"/>
                                  <w:color w:val="000000" w:themeColor="text2" w:themeShade="BF"/>
                                  <w:spacing w:val="5"/>
                                  <w:kern w:val="28"/>
                                  <w:sz w:val="24"/>
                                  <w:szCs w:val="52"/>
                                  <w:lang w:eastAsia="ja-JP"/>
                                </w:rPr>
                                <w:t xml:space="preserve"> French 5 factor model, in the past decades, especially when those “extreme events” happened.</w:t>
                              </w:r>
                            </w:p>
                          </w:sdtContent>
                        </w:sdt>
                      </w:txbxContent>
                    </v:textbox>
                    <w10:wrap anchorx="page" anchory="page"/>
                  </v:rect>
                </w:pict>
              </mc:Fallback>
            </mc:AlternateContent>
          </w:r>
          <w:r w:rsidRPr="00BD7197">
            <w:rPr>
              <w:rFonts w:asciiTheme="majorHAnsi" w:hAnsiTheme="majorHAnsi"/>
              <w:noProof/>
              <w:sz w:val="20"/>
              <w:lang w:eastAsia="en-US"/>
            </w:rPr>
            <mc:AlternateContent>
              <mc:Choice Requires="wps">
                <w:drawing>
                  <wp:anchor distT="0" distB="0" distL="114300" distR="114300" simplePos="0" relativeHeight="251660288" behindDoc="0" locked="0" layoutInCell="1" allowOverlap="1" wp14:anchorId="37632AA0" wp14:editId="72670673">
                    <wp:simplePos x="0" y="0"/>
                    <wp:positionH relativeFrom="page">
                      <wp:posOffset>5514340</wp:posOffset>
                    </wp:positionH>
                    <wp:positionV relativeFrom="page">
                      <wp:posOffset>1581150</wp:posOffset>
                    </wp:positionV>
                    <wp:extent cx="1622425" cy="7487285"/>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2425" cy="7487285"/>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437032375"/>
                                  <w:showingPlcHdr/>
                                  <w:dataBinding w:prefixMappings="xmlns:ns0='http://schemas.openxmlformats.org/package/2006/metadata/core-properties' xmlns:ns1='http://purl.org/dc/elements/1.1/'" w:xpath="/ns0:coreProperties[1]/ns1:subject[1]" w:storeItemID="{6C3C8BC8-F283-45AE-878A-BAB7291924A1}"/>
                                  <w:text/>
                                </w:sdtPr>
                                <w:sdtContent>
                                  <w:p w14:paraId="0D812062" w14:textId="77777777" w:rsidR="00A92812" w:rsidRDefault="00A92812" w:rsidP="00C47F45">
                                    <w:pPr>
                                      <w:pStyle w:val="Subtitle"/>
                                      <w:ind w:left="270"/>
                                      <w:rPr>
                                        <w:color w:val="FFFFFF" w:themeColor="background1"/>
                                      </w:rPr>
                                    </w:pPr>
                                    <w:r>
                                      <w:rPr>
                                        <w:color w:val="FFFFFF" w:themeColor="background1"/>
                                      </w:rPr>
                                      <w:t>[Type the 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632AA0" id="Rectangle 48" o:spid="_x0000_s1027" style="position:absolute;left:0;text-align:left;margin-left:434.2pt;margin-top:124.5pt;width:127.75pt;height:589.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" fillcolor="#83d3ff" stroked="f" strokeweight="2pt">
                    <v:fill color2="#dbf0ff" rotate="t" angle="180" colors="0 #83d3ff;.5 #b5e2ff;1 #dbf0ff" focus="100%" type="gradient"/>
                    <v:textbox inset="14.4pt,,14.4pt">
                      <w:txbxContent>
                        <w:sdt>
                          <w:sdtPr>
                            <w:rPr>
                              <w:color w:val="FFFFFF" w:themeColor="background1"/>
                            </w:rPr>
                            <w:alias w:val="Subtitle"/>
                            <w:id w:val="437032375"/>
                            <w:showingPlcHdr/>
                            <w:dataBinding w:prefixMappings="xmlns:ns0='http://schemas.openxmlformats.org/package/2006/metadata/core-properties' xmlns:ns1='http://purl.org/dc/elements/1.1/'" w:xpath="/ns0:coreProperties[1]/ns1:subject[1]" w:storeItemID="{6C3C8BC8-F283-45AE-878A-BAB7291924A1}"/>
                            <w:text/>
                          </w:sdtPr>
                          <w:sdtContent>
                            <w:p w14:paraId="0D812062" w14:textId="77777777" w:rsidR="00A92812" w:rsidRDefault="00A92812" w:rsidP="00C47F45">
                              <w:pPr>
                                <w:pStyle w:val="Subtitle"/>
                                <w:ind w:left="270"/>
                                <w:rPr>
                                  <w:color w:val="FFFFFF" w:themeColor="background1"/>
                                </w:rPr>
                              </w:pPr>
                              <w:r>
                                <w:rPr>
                                  <w:color w:val="FFFFFF" w:themeColor="background1"/>
                                </w:rPr>
                                <w:t>[Type the document subtitle]</w:t>
                              </w:r>
                            </w:p>
                          </w:sdtContent>
                        </w:sdt>
                      </w:txbxContent>
                    </v:textbox>
                    <w10:wrap anchorx="page" anchory="page"/>
                  </v:rect>
                </w:pict>
              </mc:Fallback>
            </mc:AlternateContent>
          </w:r>
        </w:p>
        <w:p w14:paraId="3DC7D648" w14:textId="77777777" w:rsidR="00C47F45" w:rsidRPr="00BD7197" w:rsidRDefault="00C47F45" w:rsidP="003816A4">
          <w:pPr>
            <w:jc w:val="both"/>
            <w:rPr>
              <w:rFonts w:asciiTheme="majorHAnsi" w:hAnsiTheme="majorHAnsi"/>
              <w:sz w:val="20"/>
            </w:rPr>
          </w:pPr>
        </w:p>
        <w:p w14:paraId="36746239" w14:textId="77777777" w:rsidR="00566A84" w:rsidRPr="00BD7197" w:rsidRDefault="00C47F45" w:rsidP="003816A4">
          <w:pPr>
            <w:jc w:val="both"/>
            <w:rPr>
              <w:rFonts w:asciiTheme="majorHAnsi" w:hAnsiTheme="majorHAnsi"/>
              <w:sz w:val="20"/>
            </w:rPr>
          </w:pPr>
          <w:r w:rsidRPr="00BD7197">
            <w:rPr>
              <w:rFonts w:asciiTheme="majorHAnsi" w:hAnsiTheme="majorHAnsi"/>
              <w:sz w:val="20"/>
            </w:rPr>
            <w:br w:type="page"/>
          </w:r>
        </w:p>
      </w:sdtContent>
    </w:sdt>
    <w:p w14:paraId="29E8E4EC" w14:textId="77777777" w:rsidR="008631FC" w:rsidRDefault="00C42976" w:rsidP="00011E66">
      <w:pPr>
        <w:pStyle w:val="ListParagraph"/>
        <w:numPr>
          <w:ilvl w:val="0"/>
          <w:numId w:val="3"/>
        </w:numPr>
        <w:spacing w:before="200"/>
        <w:ind w:left="450" w:hanging="180"/>
        <w:jc w:val="both"/>
        <w:rPr>
          <w:rFonts w:asciiTheme="majorHAnsi" w:hAnsiTheme="majorHAnsi"/>
          <w:b/>
          <w:i/>
          <w:color w:val="00B0F0"/>
          <w:sz w:val="26"/>
          <w:szCs w:val="26"/>
        </w:rPr>
      </w:pPr>
      <w:r w:rsidRPr="00011E66">
        <w:rPr>
          <w:rFonts w:asciiTheme="majorHAnsi" w:hAnsiTheme="majorHAnsi"/>
          <w:b/>
          <w:i/>
          <w:color w:val="00B0F0"/>
          <w:sz w:val="26"/>
          <w:szCs w:val="26"/>
        </w:rPr>
        <w:lastRenderedPageBreak/>
        <w:t>Historical Market Downturn Triggers</w:t>
      </w:r>
    </w:p>
    <w:p w14:paraId="66A2FEC2" w14:textId="77777777" w:rsidR="00123A62" w:rsidRDefault="00123A62" w:rsidP="00123A62">
      <w:pPr>
        <w:spacing w:before="200"/>
        <w:jc w:val="both"/>
        <w:rPr>
          <w:rFonts w:asciiTheme="majorHAnsi" w:hAnsiTheme="majorHAnsi"/>
          <w:sz w:val="20"/>
          <w:szCs w:val="26"/>
        </w:rPr>
      </w:pPr>
      <w:r w:rsidRPr="00123A62">
        <w:rPr>
          <w:rFonts w:asciiTheme="majorHAnsi" w:hAnsiTheme="majorHAnsi"/>
          <w:sz w:val="20"/>
          <w:szCs w:val="26"/>
        </w:rPr>
        <w:t>Introduce the historical bull and bear marketqqqqqqqqqqqqqqqqqqqqqqqqqqqqqqqqqqqqqqqqqqqqqqqqqqqqqqqqqqqqqqqqqqqqqqqqqqqqqqqqq</w:t>
      </w:r>
    </w:p>
    <w:p w14:paraId="16144E31" w14:textId="77777777" w:rsidR="00123A62" w:rsidRPr="00123A62" w:rsidRDefault="00123A62" w:rsidP="00123A62">
      <w:pPr>
        <w:spacing w:before="200"/>
        <w:jc w:val="both"/>
        <w:rPr>
          <w:rFonts w:asciiTheme="majorHAnsi" w:hAnsiTheme="majorHAnsi"/>
          <w:sz w:val="20"/>
          <w:szCs w:val="26"/>
        </w:rPr>
      </w:pPr>
      <w:proofErr w:type="spellStart"/>
      <w:r w:rsidRPr="00123A62">
        <w:rPr>
          <w:rFonts w:asciiTheme="majorHAnsi" w:hAnsiTheme="majorHAnsi"/>
          <w:sz w:val="20"/>
          <w:szCs w:val="26"/>
        </w:rPr>
        <w:t>qqqqqqqqqqqqqqqqqqqqqqqqqqqqqqqqqqqqqqqqqqqqqqqqqqqqqqqqqq</w:t>
      </w:r>
      <w:proofErr w:type="spellEnd"/>
    </w:p>
    <w:p w14:paraId="24086EFE" w14:textId="77777777" w:rsidR="00123A62" w:rsidRDefault="00123A62" w:rsidP="0078108E">
      <w:pPr>
        <w:spacing w:before="200"/>
        <w:jc w:val="both"/>
        <w:rPr>
          <w:rFonts w:asciiTheme="majorHAnsi" w:hAnsiTheme="majorHAnsi"/>
          <w:color w:val="00B0F0"/>
          <w:sz w:val="26"/>
          <w:szCs w:val="26"/>
        </w:rPr>
      </w:pPr>
    </w:p>
    <w:p w14:paraId="7296BACC" w14:textId="77777777" w:rsidR="00123A62" w:rsidRDefault="00123A62" w:rsidP="0078108E">
      <w:pPr>
        <w:spacing w:before="200"/>
        <w:jc w:val="both"/>
        <w:rPr>
          <w:rFonts w:asciiTheme="majorHAnsi" w:hAnsiTheme="majorHAnsi"/>
          <w:color w:val="00B0F0"/>
          <w:sz w:val="26"/>
          <w:szCs w:val="26"/>
        </w:rPr>
        <w:sectPr w:rsidR="00123A62" w:rsidSect="0016512A">
          <w:headerReference w:type="default" r:id="rId9"/>
          <w:footerReference w:type="default" r:id="rId10"/>
          <w:headerReference w:type="first" r:id="rId11"/>
          <w:footerReference w:type="first" r:id="rId12"/>
          <w:pgSz w:w="12240" w:h="15840"/>
          <w:pgMar w:top="-2160" w:right="990" w:bottom="1440" w:left="1080" w:header="1152" w:footer="720" w:gutter="0"/>
          <w:pgNumType w:start="0"/>
          <w:cols w:num="2" w:space="576"/>
          <w:titlePg/>
          <w:docGrid w:linePitch="360"/>
        </w:sectPr>
      </w:pPr>
    </w:p>
    <w:tbl>
      <w:tblPr>
        <w:tblStyle w:val="TableGrid"/>
        <w:tblW w:w="0" w:type="auto"/>
        <w:tblLook w:val="04A0" w:firstRow="1" w:lastRow="0" w:firstColumn="1" w:lastColumn="0" w:noHBand="0" w:noVBand="1"/>
      </w:tblPr>
      <w:tblGrid>
        <w:gridCol w:w="4787"/>
      </w:tblGrid>
      <w:tr w:rsidR="0078108E" w14:paraId="1BA93F31" w14:textId="77777777" w:rsidTr="0078108E">
        <w:tc>
          <w:tcPr>
            <w:tcW w:w="4787" w:type="dxa"/>
            <w:tcBorders>
              <w:top w:val="dashSmallGap" w:sz="4" w:space="0" w:color="auto"/>
              <w:left w:val="dashSmallGap" w:sz="4" w:space="0" w:color="auto"/>
              <w:bottom w:val="nil"/>
              <w:right w:val="nil"/>
            </w:tcBorders>
          </w:tcPr>
          <w:p w14:paraId="1B890A9D" w14:textId="77777777" w:rsidR="0078108E" w:rsidRDefault="0078108E" w:rsidP="0078108E">
            <w:pPr>
              <w:jc w:val="both"/>
              <w:rPr>
                <w:rFonts w:asciiTheme="majorHAnsi" w:hAnsiTheme="majorHAnsi"/>
                <w:i/>
                <w:sz w:val="18"/>
              </w:rPr>
            </w:pPr>
            <w:r w:rsidRPr="0078108E">
              <w:rPr>
                <w:rFonts w:asciiTheme="majorHAnsi" w:hAnsiTheme="majorHAnsi"/>
                <w:i/>
                <w:sz w:val="18"/>
              </w:rPr>
              <w:t xml:space="preserve">Figure 1: </w:t>
            </w:r>
          </w:p>
          <w:p w14:paraId="7368EF17" w14:textId="77777777" w:rsidR="0078108E" w:rsidRPr="0078108E" w:rsidRDefault="0078108E" w:rsidP="0078108E">
            <w:pPr>
              <w:jc w:val="both"/>
              <w:rPr>
                <w:rFonts w:asciiTheme="majorHAnsi" w:hAnsiTheme="majorHAnsi"/>
                <w:color w:val="00B0F0"/>
                <w:sz w:val="20"/>
              </w:rPr>
            </w:pPr>
            <w:r w:rsidRPr="0078108E">
              <w:rPr>
                <w:rFonts w:asciiTheme="majorHAnsi" w:hAnsiTheme="majorHAnsi"/>
                <w:i/>
                <w:sz w:val="18"/>
              </w:rPr>
              <w:t>Cumulative Return of S&amp;P 500 in Bull and Bear Market</w:t>
            </w:r>
          </w:p>
        </w:tc>
      </w:tr>
    </w:tbl>
    <w:p w14:paraId="46E9FBC3" w14:textId="77777777" w:rsidR="00123A62" w:rsidRDefault="00123A62" w:rsidP="00123A62">
      <w:pPr>
        <w:ind w:left="-90"/>
        <w:rPr>
          <w:rFonts w:asciiTheme="majorHAnsi" w:hAnsiTheme="majorHAnsi"/>
        </w:rPr>
      </w:pPr>
      <w:r>
        <w:rPr>
          <w:rFonts w:asciiTheme="majorHAnsi" w:hAnsiTheme="majorHAnsi"/>
          <w:noProof/>
          <w:lang w:eastAsia="en-US"/>
        </w:rPr>
        <w:drawing>
          <wp:inline distT="0" distB="0" distL="0" distR="0" wp14:anchorId="756F712B" wp14:editId="4F558784">
            <wp:extent cx="6590464" cy="230710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png"/>
                    <pic:cNvPicPr/>
                  </pic:nvPicPr>
                  <pic:blipFill rotWithShape="1">
                    <a:blip r:embed="rId13">
                      <a:extLst>
                        <a:ext uri="{28A0092B-C50C-407E-A947-70E740481C1C}">
                          <a14:useLocalDpi xmlns:a14="http://schemas.microsoft.com/office/drawing/2010/main" val="0"/>
                        </a:ext>
                      </a:extLst>
                    </a:blip>
                    <a:srcRect l="9046" t="39383" r="14492" b="2661"/>
                    <a:stretch/>
                  </pic:blipFill>
                  <pic:spPr bwMode="auto">
                    <a:xfrm>
                      <a:off x="0" y="0"/>
                      <a:ext cx="6639957" cy="2324428"/>
                    </a:xfrm>
                    <a:prstGeom prst="rect">
                      <a:avLst/>
                    </a:prstGeom>
                    <a:ln>
                      <a:noFill/>
                    </a:ln>
                    <a:extLst>
                      <a:ext uri="{53640926-AAD7-44D8-BBD7-CCE9431645EC}">
                        <a14:shadowObscured xmlns:a14="http://schemas.microsoft.com/office/drawing/2010/main"/>
                      </a:ext>
                    </a:extLst>
                  </pic:spPr>
                </pic:pic>
              </a:graphicData>
            </a:graphic>
          </wp:inline>
        </w:drawing>
      </w:r>
    </w:p>
    <w:p w14:paraId="196C5430" w14:textId="77777777" w:rsidR="00123A62" w:rsidRPr="00123A62" w:rsidRDefault="00123A62" w:rsidP="00123A62">
      <w:pPr>
        <w:rPr>
          <w:rFonts w:asciiTheme="majorHAnsi" w:hAnsiTheme="majorHAnsi"/>
        </w:rPr>
        <w:sectPr w:rsidR="00123A62" w:rsidRPr="00123A62" w:rsidSect="00123A62">
          <w:type w:val="continuous"/>
          <w:pgSz w:w="12240" w:h="15840"/>
          <w:pgMar w:top="-2160" w:right="990" w:bottom="1440" w:left="1080" w:header="1152" w:footer="720" w:gutter="0"/>
          <w:pgNumType w:start="0"/>
          <w:cols w:space="576"/>
          <w:titlePg/>
          <w:docGrid w:linePitch="360"/>
        </w:sectPr>
      </w:pPr>
    </w:p>
    <w:p w14:paraId="6BE681F0" w14:textId="77777777" w:rsidR="00566A84" w:rsidRPr="003816A4" w:rsidRDefault="006975FF" w:rsidP="003816A4">
      <w:pPr>
        <w:spacing w:before="200"/>
        <w:jc w:val="both"/>
        <w:rPr>
          <w:rFonts w:asciiTheme="majorHAnsi" w:hAnsiTheme="majorHAnsi"/>
          <w:b/>
          <w:i/>
          <w:color w:val="00B0F0"/>
        </w:rPr>
      </w:pPr>
      <w:r w:rsidRPr="006975FF">
        <w:rPr>
          <w:rFonts w:asciiTheme="majorHAnsi" w:hAnsiTheme="majorHAnsi"/>
          <w:b/>
          <w:i/>
          <w:color w:val="00B0F0"/>
        </w:rPr>
        <w:t>Economic Recession</w:t>
      </w:r>
    </w:p>
    <w:p w14:paraId="0513BF7D" w14:textId="77777777" w:rsidR="00C75FC2" w:rsidRPr="00BD7197" w:rsidRDefault="003816A4" w:rsidP="003816A4">
      <w:pPr>
        <w:jc w:val="both"/>
        <w:rPr>
          <w:rFonts w:asciiTheme="majorHAnsi" w:hAnsiTheme="majorHAnsi"/>
          <w:sz w:val="20"/>
        </w:rPr>
      </w:pPr>
      <w:r w:rsidRPr="003816A4">
        <w:rPr>
          <w:rFonts w:asciiTheme="majorHAnsi" w:hAnsiTheme="majorHAnsi"/>
          <w:b/>
          <w:i/>
          <w:sz w:val="20"/>
          <w:u w:val="double"/>
        </w:rPr>
        <w:t>1981-82 Recession</w:t>
      </w:r>
      <w:r>
        <w:rPr>
          <w:rFonts w:asciiTheme="majorHAnsi" w:hAnsiTheme="majorHAnsi"/>
          <w:sz w:val="20"/>
        </w:rPr>
        <w:t xml:space="preserve">: </w:t>
      </w:r>
      <w:r w:rsidR="00566A84" w:rsidRPr="00BD7197">
        <w:rPr>
          <w:rFonts w:asciiTheme="majorHAnsi" w:hAnsiTheme="majorHAnsi"/>
          <w:sz w:val="20"/>
        </w:rPr>
        <w:t xml:space="preserve">In the 1970s, the Fed adopted a “stop-go” monetary policy, which is based on the trade-off between unemployment rate and inflation rate on Phillips Curve. In “go” periods, the Fed would fight unemployment by lowering interest rate, while in “stop” periods, the Fed would tighten the monetary supply for a lower inflation rate. However, in mid 1970s, the Fed seemed to lose its control over both inflation and unemployment as they tended to mount together. The unemployment rate reached its peak in May 1975 at 9% and trended down slightly in late 1970s. Believing that a high Inflation rate would be harmful to the economy over an even longer time, the Fed again tightened monetary supply after the inflation hit its peak at 11% in Jun of 1979. The expense is inevitably a rising long-term interest rate. 10-year Treasury yield was as high as 15% in 1981. Economic sectors that were more dependent on borrowing were drained, and unemployment rate started to climb to almost 11% at the end of 1982, the highest level in any modern recession. The recession corresponds to the bear </w:t>
      </w:r>
      <w:r w:rsidR="00566A84" w:rsidRPr="00BD7197">
        <w:rPr>
          <w:rFonts w:asciiTheme="majorHAnsi" w:hAnsiTheme="majorHAnsi"/>
          <w:sz w:val="20"/>
        </w:rPr>
        <w:t xml:space="preserve">market in 1981 – 1982. From Nov 1980 to Aug 1982, the S&amp;P 500 index dropped by 27%. </w:t>
      </w:r>
    </w:p>
    <w:p w14:paraId="61A5D615" w14:textId="77777777" w:rsidR="006E4869" w:rsidRPr="006975FF" w:rsidRDefault="006E4869" w:rsidP="006E4869">
      <w:pPr>
        <w:jc w:val="both"/>
        <w:rPr>
          <w:rFonts w:asciiTheme="majorHAnsi" w:hAnsiTheme="majorHAnsi"/>
          <w:b/>
          <w:i/>
          <w:color w:val="00B0F0"/>
        </w:rPr>
      </w:pPr>
      <w:r w:rsidRPr="006975FF">
        <w:rPr>
          <w:rFonts w:asciiTheme="majorHAnsi" w:hAnsiTheme="majorHAnsi"/>
          <w:b/>
          <w:i/>
          <w:color w:val="00B0F0"/>
        </w:rPr>
        <w:t>International Debt</w:t>
      </w:r>
    </w:p>
    <w:p w14:paraId="3212BBE5" w14:textId="77777777" w:rsidR="00B14369" w:rsidRDefault="006E4869" w:rsidP="006E4869">
      <w:pPr>
        <w:jc w:val="both"/>
        <w:rPr>
          <w:rFonts w:asciiTheme="majorHAnsi" w:hAnsiTheme="majorHAnsi"/>
          <w:sz w:val="20"/>
        </w:rPr>
      </w:pPr>
      <w:r w:rsidRPr="003816A4">
        <w:rPr>
          <w:rFonts w:asciiTheme="majorHAnsi" w:hAnsiTheme="majorHAnsi"/>
          <w:b/>
          <w:i/>
          <w:sz w:val="20"/>
          <w:u w:val="double"/>
        </w:rPr>
        <w:t>European Debt Crisis</w:t>
      </w:r>
      <w:r>
        <w:rPr>
          <w:rFonts w:asciiTheme="majorHAnsi" w:hAnsiTheme="majorHAnsi"/>
          <w:sz w:val="20"/>
        </w:rPr>
        <w:t xml:space="preserve">: The European Debt Crisis is a long-lasting crisis with complicated and varied causes. Take Greece, the first to trigger the crisis and most severe country, as an example, its major supporting industries (shipping and tourism) were largely affected by the 2008 global financial crisis. The Greek government spent aggressively to keep the economy from falling and finally the deficit was announced to be 12.9% of Greece 2009 GDP, a number way much higher than EU’s 3% limit.  Being unable to repay its huge debt, and unable to further borrow from the market either with a junk-status in sovereign debt rating, the Greek government started to seek for bailout loans from EU and IMF. </w:t>
      </w:r>
    </w:p>
    <w:p w14:paraId="13BF18FC" w14:textId="77777777" w:rsidR="006E4869" w:rsidRDefault="006E4869" w:rsidP="006E4869">
      <w:pPr>
        <w:jc w:val="both"/>
        <w:rPr>
          <w:rFonts w:asciiTheme="majorHAnsi" w:hAnsiTheme="majorHAnsi"/>
          <w:sz w:val="20"/>
        </w:rPr>
      </w:pPr>
      <w:r>
        <w:rPr>
          <w:rFonts w:asciiTheme="majorHAnsi" w:hAnsiTheme="majorHAnsi"/>
          <w:sz w:val="20"/>
        </w:rPr>
        <w:t>A working paper from European Central Bank found that major transmission channels of the euro debt crisis to countries outside Eurozone were trade and economic links, while the financial channel turned out to be weak</w:t>
      </w:r>
      <w:sdt>
        <w:sdtPr>
          <w:rPr>
            <w:rFonts w:asciiTheme="majorHAnsi" w:hAnsiTheme="majorHAnsi"/>
            <w:sz w:val="20"/>
          </w:rPr>
          <w:id w:val="-1077359633"/>
          <w:citation/>
        </w:sdtPr>
        <w:sdtContent>
          <w:r w:rsidR="00C07F71">
            <w:rPr>
              <w:rFonts w:asciiTheme="majorHAnsi" w:hAnsiTheme="majorHAnsi"/>
              <w:sz w:val="20"/>
            </w:rPr>
            <w:fldChar w:fldCharType="begin"/>
          </w:r>
          <w:r w:rsidR="00C07F71">
            <w:rPr>
              <w:rFonts w:asciiTheme="majorHAnsi" w:hAnsiTheme="majorHAnsi"/>
              <w:sz w:val="20"/>
            </w:rPr>
            <w:instrText xml:space="preserve"> CITATION Liv13 \l 1033 </w:instrText>
          </w:r>
          <w:r w:rsidR="00C07F71">
            <w:rPr>
              <w:rFonts w:asciiTheme="majorHAnsi" w:hAnsiTheme="majorHAnsi"/>
              <w:sz w:val="20"/>
            </w:rPr>
            <w:fldChar w:fldCharType="separate"/>
          </w:r>
          <w:r w:rsidR="00C07F71">
            <w:rPr>
              <w:rFonts w:asciiTheme="majorHAnsi" w:hAnsiTheme="majorHAnsi"/>
              <w:noProof/>
              <w:sz w:val="20"/>
            </w:rPr>
            <w:t xml:space="preserve"> </w:t>
          </w:r>
          <w:r w:rsidR="00C07F71" w:rsidRPr="00C07F71">
            <w:rPr>
              <w:rFonts w:asciiTheme="majorHAnsi" w:hAnsiTheme="majorHAnsi"/>
              <w:noProof/>
              <w:sz w:val="20"/>
            </w:rPr>
            <w:lastRenderedPageBreak/>
            <w:t>(Stracca 2013)</w:t>
          </w:r>
          <w:r w:rsidR="00C07F71">
            <w:rPr>
              <w:rFonts w:asciiTheme="majorHAnsi" w:hAnsiTheme="majorHAnsi"/>
              <w:sz w:val="20"/>
            </w:rPr>
            <w:fldChar w:fldCharType="end"/>
          </w:r>
        </w:sdtContent>
      </w:sdt>
      <w:r w:rsidR="00C07F71">
        <w:rPr>
          <w:rFonts w:asciiTheme="majorHAnsi" w:hAnsiTheme="majorHAnsi"/>
          <w:sz w:val="20"/>
        </w:rPr>
        <w:t xml:space="preserve">. </w:t>
      </w:r>
      <w:r>
        <w:rPr>
          <w:rFonts w:asciiTheme="majorHAnsi" w:hAnsiTheme="majorHAnsi"/>
          <w:sz w:val="20"/>
        </w:rPr>
        <w:t>Although US export to Europe only amounted 2% of US GDP, and nor US economic activities were tightly linked to the European countries with severe defaults, US could be affected indirectly by the crisis as other developed countries’ movements. Economist at Citigroup found that GDP growth of US and Europe were moving three times closer in 2000s than a decade before</w:t>
      </w:r>
      <w:sdt>
        <w:sdtPr>
          <w:rPr>
            <w:rFonts w:asciiTheme="majorHAnsi" w:hAnsiTheme="majorHAnsi"/>
            <w:sz w:val="20"/>
          </w:rPr>
          <w:id w:val="2083718787"/>
          <w:citation/>
        </w:sdtPr>
        <w:sdtContent>
          <w:r w:rsidR="00C07F71">
            <w:rPr>
              <w:rFonts w:asciiTheme="majorHAnsi" w:hAnsiTheme="majorHAnsi"/>
              <w:sz w:val="20"/>
            </w:rPr>
            <w:fldChar w:fldCharType="begin"/>
          </w:r>
          <w:r w:rsidR="00C07F71">
            <w:rPr>
              <w:rFonts w:asciiTheme="majorHAnsi" w:hAnsiTheme="majorHAnsi"/>
              <w:sz w:val="20"/>
            </w:rPr>
            <w:instrText xml:space="preserve"> CITATION Nei11 \l 1033 </w:instrText>
          </w:r>
          <w:r w:rsidR="00C07F71">
            <w:rPr>
              <w:rFonts w:asciiTheme="majorHAnsi" w:hAnsiTheme="majorHAnsi"/>
              <w:sz w:val="20"/>
            </w:rPr>
            <w:fldChar w:fldCharType="separate"/>
          </w:r>
          <w:r w:rsidR="00C07F71">
            <w:rPr>
              <w:rFonts w:asciiTheme="majorHAnsi" w:hAnsiTheme="majorHAnsi"/>
              <w:noProof/>
              <w:sz w:val="20"/>
            </w:rPr>
            <w:t xml:space="preserve"> </w:t>
          </w:r>
          <w:r w:rsidR="00C07F71" w:rsidRPr="00C07F71">
            <w:rPr>
              <w:rFonts w:asciiTheme="majorHAnsi" w:hAnsiTheme="majorHAnsi"/>
              <w:noProof/>
              <w:sz w:val="20"/>
            </w:rPr>
            <w:t>(Irwin 2011)</w:t>
          </w:r>
          <w:r w:rsidR="00C07F71">
            <w:rPr>
              <w:rFonts w:asciiTheme="majorHAnsi" w:hAnsiTheme="majorHAnsi"/>
              <w:sz w:val="20"/>
            </w:rPr>
            <w:fldChar w:fldCharType="end"/>
          </w:r>
        </w:sdtContent>
      </w:sdt>
      <w:r w:rsidR="00C07F71">
        <w:rPr>
          <w:rFonts w:asciiTheme="majorHAnsi" w:hAnsiTheme="majorHAnsi"/>
          <w:sz w:val="20"/>
        </w:rPr>
        <w:t>.</w:t>
      </w:r>
    </w:p>
    <w:p w14:paraId="252E3864" w14:textId="77777777" w:rsidR="006E4869" w:rsidRDefault="006E4869" w:rsidP="006E4869">
      <w:pPr>
        <w:jc w:val="both"/>
        <w:rPr>
          <w:rFonts w:asciiTheme="majorHAnsi" w:hAnsiTheme="majorHAnsi"/>
          <w:sz w:val="20"/>
        </w:rPr>
      </w:pPr>
      <w:r>
        <w:rPr>
          <w:rFonts w:asciiTheme="majorHAnsi" w:hAnsiTheme="majorHAnsi"/>
          <w:sz w:val="20"/>
        </w:rPr>
        <w:t xml:space="preserve">Beyond actual economic activities, market emotion is also contagious across the world. The spread out of risk-aversion emotion impact the decision-makings of both government officials and business leaders and each investor, which enhanced the correlation between markets around the world. For example, and US stock market moved in the same direction as German stock market 86% of the trading days in September of 2011. </w:t>
      </w:r>
    </w:p>
    <w:p w14:paraId="79361AAF" w14:textId="77777777" w:rsidR="006E4869" w:rsidRPr="003816A4" w:rsidRDefault="006E4869" w:rsidP="006E4869">
      <w:pPr>
        <w:jc w:val="both"/>
        <w:rPr>
          <w:rFonts w:asciiTheme="majorHAnsi" w:hAnsiTheme="majorHAnsi"/>
          <w:sz w:val="20"/>
        </w:rPr>
      </w:pPr>
      <w:proofErr w:type="spellStart"/>
      <w:r w:rsidRPr="003816A4">
        <w:rPr>
          <w:rFonts w:asciiTheme="majorHAnsi" w:hAnsiTheme="majorHAnsi"/>
          <w:b/>
          <w:i/>
          <w:sz w:val="20"/>
          <w:u w:val="double"/>
        </w:rPr>
        <w:t>LatAm</w:t>
      </w:r>
      <w:proofErr w:type="spellEnd"/>
      <w:r w:rsidRPr="003816A4">
        <w:rPr>
          <w:rFonts w:asciiTheme="majorHAnsi" w:hAnsiTheme="majorHAnsi"/>
          <w:b/>
          <w:i/>
          <w:sz w:val="20"/>
          <w:u w:val="double"/>
        </w:rPr>
        <w:t xml:space="preserve"> Debt Crisis</w:t>
      </w:r>
      <w:r>
        <w:rPr>
          <w:rFonts w:asciiTheme="majorHAnsi" w:hAnsiTheme="majorHAnsi"/>
          <w:sz w:val="20"/>
        </w:rPr>
        <w:t xml:space="preserve">: </w:t>
      </w:r>
      <w:r w:rsidRPr="00BD7197">
        <w:rPr>
          <w:rFonts w:asciiTheme="majorHAnsi" w:hAnsiTheme="majorHAnsi"/>
          <w:sz w:val="20"/>
        </w:rPr>
        <w:t xml:space="preserve">Before the US could take a breath from a 2-year recession, in August 1982, Mexico announced that they were not able to service the debt to US commercial banks and other overseas creditors, and other Latin American countries followed with same announcements shortly. The Debt Crisis originated from the skyrocketed Latin American borrowing from overseas creditors in 1970s. By 1982, the total Latin American debt held by the 9 largest US banks was 176% of those banks’ capital. Coincide with fighting inflation as the priority of the industrialized world, the Latin American countries found that their debt burdens were gradually beyond their affordable level as the interest rate for loans climbed under the tightening monetary policy. </w:t>
      </w:r>
    </w:p>
    <w:p w14:paraId="2BAA9AEB" w14:textId="77777777" w:rsidR="006975FF" w:rsidRPr="006975FF" w:rsidRDefault="006975FF" w:rsidP="003816A4">
      <w:pPr>
        <w:jc w:val="both"/>
        <w:rPr>
          <w:rFonts w:asciiTheme="majorHAnsi" w:hAnsiTheme="majorHAnsi"/>
          <w:b/>
          <w:i/>
          <w:color w:val="00B0F0"/>
        </w:rPr>
      </w:pPr>
      <w:r w:rsidRPr="006975FF">
        <w:rPr>
          <w:rFonts w:asciiTheme="majorHAnsi" w:hAnsiTheme="majorHAnsi"/>
          <w:b/>
          <w:i/>
          <w:color w:val="00B0F0"/>
        </w:rPr>
        <w:t>Asset Bubble</w:t>
      </w:r>
    </w:p>
    <w:p w14:paraId="4B060036" w14:textId="77777777" w:rsidR="009207A7" w:rsidRPr="003816A4" w:rsidRDefault="003816A4" w:rsidP="003816A4">
      <w:pPr>
        <w:jc w:val="both"/>
        <w:rPr>
          <w:rFonts w:asciiTheme="majorHAnsi" w:hAnsiTheme="majorHAnsi"/>
          <w:b/>
          <w:i/>
          <w:sz w:val="20"/>
        </w:rPr>
      </w:pPr>
      <w:r w:rsidRPr="003816A4">
        <w:rPr>
          <w:rFonts w:asciiTheme="majorHAnsi" w:hAnsiTheme="majorHAnsi"/>
          <w:b/>
          <w:i/>
          <w:sz w:val="20"/>
          <w:u w:val="double"/>
        </w:rPr>
        <w:t>Dotcom Crash</w:t>
      </w:r>
      <w:r>
        <w:rPr>
          <w:rFonts w:asciiTheme="majorHAnsi" w:hAnsiTheme="majorHAnsi"/>
          <w:b/>
          <w:i/>
          <w:sz w:val="20"/>
        </w:rPr>
        <w:t xml:space="preserve">: </w:t>
      </w:r>
      <w:r w:rsidR="00F8398E" w:rsidRPr="00BD7197">
        <w:rPr>
          <w:rFonts w:asciiTheme="majorHAnsi" w:hAnsiTheme="majorHAnsi"/>
          <w:sz w:val="20"/>
        </w:rPr>
        <w:t xml:space="preserve">As the personal computer gradually became a necessity in 1990s, the era of information technology arrived, and a large amount of internet-related companies were founded accordingly. Meanwhile, interest rate lower than the prior decades when the Fed fought high inflation with tightening monetary policy provided a favorable environment for the new tech companies to raise capitals and expand their businesses. Investors were enthusiastic about buying in any stock with “.com” suffix in the company </w:t>
      </w:r>
      <w:r w:rsidR="00F8398E" w:rsidRPr="00BD7197">
        <w:rPr>
          <w:rFonts w:asciiTheme="majorHAnsi" w:hAnsiTheme="majorHAnsi"/>
          <w:sz w:val="20"/>
        </w:rPr>
        <w:t xml:space="preserve">name. In order to sustain the technology effect and grab larger market shares, the dotcom companies spent aggressively on all kinds of marketing and promotions, and a lot of them consequently had to maintain operations under losses with more easy money raised from all channels. On March 10, 2000, the NASDAQ Composite stock market index, which included a lot of dotcom companies, peaked at 5,048.62. </w:t>
      </w:r>
    </w:p>
    <w:p w14:paraId="40430576" w14:textId="77777777" w:rsidR="00F8398E" w:rsidRDefault="00F8398E" w:rsidP="003816A4">
      <w:pPr>
        <w:jc w:val="both"/>
        <w:rPr>
          <w:rFonts w:asciiTheme="majorHAnsi" w:hAnsiTheme="majorHAnsi"/>
          <w:sz w:val="20"/>
        </w:rPr>
      </w:pPr>
      <w:r w:rsidRPr="00BD7197">
        <w:rPr>
          <w:rFonts w:asciiTheme="majorHAnsi" w:hAnsiTheme="majorHAnsi"/>
          <w:sz w:val="20"/>
        </w:rPr>
        <w:t>However, the carnival partially arose from low interest rate could not sustain any more afterwards when economy slowed down and the interest rate started to increase. A lot of dotcom companies were shut down and liquidated, other more robust ones like eBay and Amazon, though survived, ended up with market capital evaporated by 86%.  By end of 2002, the stock market lost 5 trillion dollar compared to the prior peak. At its lowest point of NASDAQ index in October 2002, NASDAQ dropped by 78% from its peak.</w:t>
      </w:r>
    </w:p>
    <w:p w14:paraId="663564A5" w14:textId="77777777" w:rsidR="006975FF" w:rsidRDefault="003816A4" w:rsidP="003816A4">
      <w:pPr>
        <w:jc w:val="both"/>
        <w:rPr>
          <w:rFonts w:asciiTheme="majorHAnsi" w:hAnsiTheme="majorHAnsi"/>
          <w:sz w:val="20"/>
        </w:rPr>
      </w:pPr>
      <w:r w:rsidRPr="003816A4">
        <w:rPr>
          <w:rFonts w:asciiTheme="majorHAnsi" w:hAnsiTheme="majorHAnsi"/>
          <w:b/>
          <w:i/>
          <w:sz w:val="20"/>
          <w:u w:val="double"/>
        </w:rPr>
        <w:t>2008 Financial Crisis</w:t>
      </w:r>
      <w:r>
        <w:rPr>
          <w:rFonts w:asciiTheme="majorHAnsi" w:hAnsiTheme="majorHAnsi"/>
          <w:sz w:val="20"/>
        </w:rPr>
        <w:t xml:space="preserve">: </w:t>
      </w:r>
      <w:r w:rsidR="006975FF" w:rsidRPr="00BD7197">
        <w:rPr>
          <w:rFonts w:asciiTheme="majorHAnsi" w:hAnsiTheme="majorHAnsi"/>
          <w:sz w:val="20"/>
        </w:rPr>
        <w:t>The 2008 Financial Crisis is considered to be the most serious financial crisis ever since the 1930s Great Depression. However, tracing back to the very beginning, it was actually originated from some good intention of the government: in 1995, in order to encourage Fannie Mae and Freddie Mac to fulfill their lending obligations for affordable housing</w:t>
      </w:r>
      <w:r w:rsidR="006975FF">
        <w:rPr>
          <w:rFonts w:asciiTheme="majorHAnsi" w:hAnsiTheme="majorHAnsi"/>
          <w:sz w:val="20"/>
        </w:rPr>
        <w:t xml:space="preserve"> and reduce discrimination against low-income borrowers</w:t>
      </w:r>
      <w:r w:rsidR="006975FF" w:rsidRPr="00BD7197">
        <w:rPr>
          <w:rFonts w:asciiTheme="majorHAnsi" w:hAnsiTheme="majorHAnsi"/>
          <w:sz w:val="20"/>
        </w:rPr>
        <w:t>, the government started to allow them to buy subprime securities</w:t>
      </w:r>
      <w:r w:rsidR="006975FF">
        <w:rPr>
          <w:rFonts w:asciiTheme="majorHAnsi" w:hAnsiTheme="majorHAnsi"/>
          <w:sz w:val="20"/>
        </w:rPr>
        <w:t xml:space="preserve">, among which Credit Default Swap (CDS), introduced by J.P. Morgan in 1994, was a notorious one during the later crisis. </w:t>
      </w:r>
      <w:r w:rsidR="006975FF" w:rsidRPr="00BD7197">
        <w:rPr>
          <w:rFonts w:asciiTheme="majorHAnsi" w:hAnsiTheme="majorHAnsi"/>
          <w:sz w:val="20"/>
        </w:rPr>
        <w:t xml:space="preserve"> </w:t>
      </w:r>
    </w:p>
    <w:p w14:paraId="2962F38C" w14:textId="77777777" w:rsidR="006975FF" w:rsidRDefault="006975FF" w:rsidP="003816A4">
      <w:pPr>
        <w:jc w:val="both"/>
        <w:rPr>
          <w:rFonts w:asciiTheme="majorHAnsi" w:hAnsiTheme="majorHAnsi"/>
          <w:sz w:val="20"/>
        </w:rPr>
      </w:pPr>
      <w:r>
        <w:rPr>
          <w:rFonts w:asciiTheme="majorHAnsi" w:hAnsiTheme="majorHAnsi"/>
          <w:sz w:val="20"/>
        </w:rPr>
        <w:t xml:space="preserve">The following ten years saw the government and financial industry gradually took on more risks: Fannie Mae lowering the credit requirements for low-credit borrowers in 1999, banks being allowed to run investment brokerages and other financial businesses, regulations on CDS trading being relaxed the same year, in 2004 the Securities and Exchange Commission’s removed the leverage limit for companies with larger than 5 Billion assets, and therefore top banks usually used thirty times leverage rather than twelve as restricted before. Meanwhile eleven interest rate cut was implemented after the Dotcom crash, and this further fertilized the soil of lending market. </w:t>
      </w:r>
    </w:p>
    <w:p w14:paraId="54260106" w14:textId="77777777" w:rsidR="006975FF" w:rsidRDefault="006975FF" w:rsidP="003816A4">
      <w:pPr>
        <w:jc w:val="both"/>
        <w:rPr>
          <w:rFonts w:asciiTheme="majorHAnsi" w:hAnsiTheme="majorHAnsi"/>
          <w:sz w:val="20"/>
        </w:rPr>
      </w:pPr>
      <w:r>
        <w:rPr>
          <w:rFonts w:asciiTheme="majorHAnsi" w:hAnsiTheme="majorHAnsi"/>
          <w:sz w:val="20"/>
        </w:rPr>
        <w:lastRenderedPageBreak/>
        <w:t xml:space="preserve">However, starting from 2006, the housing market started to cool down, and in 2007 the decline accelerated. The subprime mortgage industry collapsed, with many of the lending companies declared bankruptcy. And shortly, the collapse was spread to the broader financial sector as many banks and hedge funds invested aggressively in mortgage-backed securities (MBS). The crisis quickly became a global one as banks and hedge funds from outside US announced liquidity problem due to their massive holdings of MBS. Bear Stearns, the second largest underwriter of MBS, was the first iconic Wall Street investment bank to collapse: the company firstly bailed out its internal hedge funds with billions of dollars, which was not unmanageable </w:t>
      </w:r>
      <w:proofErr w:type="spellStart"/>
      <w:proofErr w:type="gramStart"/>
      <w:r>
        <w:rPr>
          <w:rFonts w:asciiTheme="majorHAnsi" w:hAnsiTheme="majorHAnsi"/>
          <w:sz w:val="20"/>
        </w:rPr>
        <w:t>compar</w:t>
      </w:r>
      <w:proofErr w:type="spellEnd"/>
      <w:r w:rsidR="00343948">
        <w:rPr>
          <w:rFonts w:asciiTheme="majorHAnsi" w:hAnsiTheme="majorHAnsi"/>
          <w:sz w:val="20"/>
        </w:rPr>
        <w:t>]</w:t>
      </w:r>
      <w:proofErr w:type="spellStart"/>
      <w:r>
        <w:rPr>
          <w:rFonts w:asciiTheme="majorHAnsi" w:hAnsiTheme="majorHAnsi"/>
          <w:sz w:val="20"/>
        </w:rPr>
        <w:t>ed</w:t>
      </w:r>
      <w:proofErr w:type="spellEnd"/>
      <w:proofErr w:type="gramEnd"/>
      <w:r>
        <w:rPr>
          <w:rFonts w:asciiTheme="majorHAnsi" w:hAnsiTheme="majorHAnsi"/>
          <w:sz w:val="20"/>
        </w:rPr>
        <w:t xml:space="preserve"> to its 20 billion market cap at that time. But as the rating companies continued to downgrade tis MBS and other holdings and the bank run happened later on, it soon ran out of liquidity in the down market and J.P. Morgan finally acquired it with financial support from the Fed in March 2008. In September, Lehman Brothers fell. Lehman was the largest MBS underwriter, and with a MBS portfolio that was four times its shareholders’ equity, Lehman was more of a real estate hedge fund that an investment bank. Lehman’s bankruptcy triggered a 4.5% single-day drop in DJIA, the largest one since the 911 attack. AIG was afterwards been bailed out by the Fed to avoid other economic sectors’ meltdown.</w:t>
      </w:r>
    </w:p>
    <w:p w14:paraId="510221BD" w14:textId="77777777" w:rsidR="006975FF" w:rsidRDefault="006975FF" w:rsidP="003816A4">
      <w:pPr>
        <w:jc w:val="both"/>
        <w:rPr>
          <w:rFonts w:asciiTheme="majorHAnsi" w:hAnsiTheme="majorHAnsi"/>
          <w:sz w:val="20"/>
        </w:rPr>
      </w:pPr>
      <w:r>
        <w:rPr>
          <w:rFonts w:asciiTheme="majorHAnsi" w:hAnsiTheme="majorHAnsi"/>
          <w:sz w:val="20"/>
        </w:rPr>
        <w:t xml:space="preserve">The Fed rescued the economy by more bailouts in other industries, and 3 rounds of Quantitative Easing (in 2008, 2010 and 2012 respectively) by massively buying in government bonds and MBS. After these manipulations, the Fed’s balance sheet ballooned from 900 billion to 4.5 trillion. It was not until the Obama’s economic stimulus plan was released that the public confidence was rebuilt and the 2008 stock market crash was finally ended in July of 2009. </w:t>
      </w:r>
    </w:p>
    <w:p w14:paraId="59D53257" w14:textId="77777777" w:rsidR="006975FF" w:rsidRPr="006975FF" w:rsidRDefault="006975FF" w:rsidP="003816A4">
      <w:pPr>
        <w:jc w:val="both"/>
        <w:rPr>
          <w:rFonts w:asciiTheme="majorHAnsi" w:hAnsiTheme="majorHAnsi"/>
          <w:b/>
          <w:i/>
          <w:color w:val="00B0F0"/>
        </w:rPr>
      </w:pPr>
      <w:r w:rsidRPr="006975FF">
        <w:rPr>
          <w:rFonts w:asciiTheme="majorHAnsi" w:hAnsiTheme="majorHAnsi"/>
          <w:b/>
          <w:i/>
          <w:color w:val="00B0F0"/>
        </w:rPr>
        <w:t>Black Swan</w:t>
      </w:r>
      <w:r w:rsidR="003816A4">
        <w:rPr>
          <w:rFonts w:asciiTheme="majorHAnsi" w:hAnsiTheme="majorHAnsi"/>
          <w:b/>
          <w:i/>
          <w:color w:val="00B0F0"/>
        </w:rPr>
        <w:t xml:space="preserve"> and </w:t>
      </w:r>
      <w:proofErr w:type="spellStart"/>
      <w:r w:rsidR="003816A4">
        <w:rPr>
          <w:rFonts w:asciiTheme="majorHAnsi" w:hAnsiTheme="majorHAnsi"/>
          <w:b/>
          <w:i/>
          <w:color w:val="00B0F0"/>
        </w:rPr>
        <w:t>Algo</w:t>
      </w:r>
      <w:proofErr w:type="spellEnd"/>
    </w:p>
    <w:p w14:paraId="62F915E9" w14:textId="77777777" w:rsidR="009900D4" w:rsidRPr="003816A4" w:rsidRDefault="003816A4" w:rsidP="003816A4">
      <w:pPr>
        <w:jc w:val="both"/>
        <w:rPr>
          <w:rFonts w:asciiTheme="majorHAnsi" w:hAnsiTheme="majorHAnsi"/>
          <w:b/>
          <w:i/>
          <w:sz w:val="20"/>
        </w:rPr>
      </w:pPr>
      <w:r w:rsidRPr="003816A4">
        <w:rPr>
          <w:rFonts w:asciiTheme="majorHAnsi" w:hAnsiTheme="majorHAnsi"/>
          <w:b/>
          <w:i/>
          <w:sz w:val="20"/>
          <w:u w:val="double"/>
        </w:rPr>
        <w:t>Swiss Franc Crisis</w:t>
      </w:r>
      <w:r>
        <w:rPr>
          <w:rFonts w:asciiTheme="majorHAnsi" w:hAnsiTheme="majorHAnsi"/>
          <w:b/>
          <w:i/>
          <w:sz w:val="20"/>
        </w:rPr>
        <w:t xml:space="preserve">: </w:t>
      </w:r>
      <w:r w:rsidR="0082164B">
        <w:rPr>
          <w:rFonts w:asciiTheme="majorHAnsi" w:hAnsiTheme="majorHAnsi"/>
          <w:sz w:val="20"/>
        </w:rPr>
        <w:t>Swiss Franc was always regarded as safe haven currency</w:t>
      </w:r>
      <w:r w:rsidR="00AA3456">
        <w:rPr>
          <w:rFonts w:asciiTheme="majorHAnsi" w:hAnsiTheme="majorHAnsi"/>
          <w:sz w:val="20"/>
        </w:rPr>
        <w:t xml:space="preserve">. Due to the long-lasting European Debt Crisis, the demand for Swiss Franc continued to increase, putting a strong pressure on Switzerland’s export, which contributed to more than 70% of </w:t>
      </w:r>
      <w:r w:rsidR="00AA3456">
        <w:rPr>
          <w:rFonts w:asciiTheme="majorHAnsi" w:hAnsiTheme="majorHAnsi"/>
          <w:sz w:val="20"/>
        </w:rPr>
        <w:t>Switzerland’s GDP in 201</w:t>
      </w:r>
      <w:r w:rsidR="007D2242">
        <w:rPr>
          <w:rFonts w:asciiTheme="majorHAnsi" w:hAnsiTheme="majorHAnsi"/>
          <w:sz w:val="20"/>
        </w:rPr>
        <w:t>3. Switzerland decided to peg Swiss Franc</w:t>
      </w:r>
      <w:r w:rsidR="00AA3456">
        <w:rPr>
          <w:rFonts w:asciiTheme="majorHAnsi" w:hAnsiTheme="majorHAnsi"/>
          <w:sz w:val="20"/>
        </w:rPr>
        <w:t xml:space="preserve"> at a 1.2 FX rate against Euros by printing Swiss Franc to purchase </w:t>
      </w:r>
      <w:r w:rsidR="00804557">
        <w:rPr>
          <w:rFonts w:asciiTheme="majorHAnsi" w:hAnsiTheme="majorHAnsi"/>
          <w:sz w:val="20"/>
        </w:rPr>
        <w:t xml:space="preserve">foreign assets and currencies when Swiss Franc appreciated beyond that cap. </w:t>
      </w:r>
      <w:r w:rsidR="001C37E2">
        <w:rPr>
          <w:rFonts w:asciiTheme="majorHAnsi" w:hAnsiTheme="majorHAnsi"/>
          <w:sz w:val="20"/>
        </w:rPr>
        <w:t>After three years of efforts to buying in massive foreign currencies, the Swiss National Bank (SNB) already grew a ballooned balance sheet. Meanwhile, as the Euro continued to depreciate against US Dollar, the SNB was faced with high risks of devaluation with Swiss Franc pegged with the weakening Euros</w:t>
      </w:r>
      <w:r w:rsidR="007D2242">
        <w:rPr>
          <w:rFonts w:asciiTheme="majorHAnsi" w:hAnsiTheme="majorHAnsi"/>
          <w:sz w:val="20"/>
        </w:rPr>
        <w:t>,</w:t>
      </w:r>
      <w:r w:rsidR="00D01C7C">
        <w:rPr>
          <w:rFonts w:asciiTheme="majorHAnsi" w:hAnsiTheme="majorHAnsi"/>
          <w:sz w:val="20"/>
        </w:rPr>
        <w:t xml:space="preserve"> as well as</w:t>
      </w:r>
      <w:r w:rsidR="007D2242">
        <w:rPr>
          <w:rFonts w:asciiTheme="majorHAnsi" w:hAnsiTheme="majorHAnsi"/>
          <w:sz w:val="20"/>
        </w:rPr>
        <w:t xml:space="preserve"> risks brought by</w:t>
      </w:r>
      <w:r w:rsidR="00D01C7C">
        <w:rPr>
          <w:rFonts w:asciiTheme="majorHAnsi" w:hAnsiTheme="majorHAnsi"/>
          <w:sz w:val="20"/>
        </w:rPr>
        <w:t xml:space="preserve"> a soaring inflation within the country</w:t>
      </w:r>
      <w:r w:rsidR="001C37E2">
        <w:rPr>
          <w:rFonts w:asciiTheme="majorHAnsi" w:hAnsiTheme="majorHAnsi"/>
          <w:sz w:val="20"/>
        </w:rPr>
        <w:t xml:space="preserve">. </w:t>
      </w:r>
      <w:r w:rsidR="009900D4">
        <w:rPr>
          <w:rFonts w:asciiTheme="majorHAnsi" w:hAnsiTheme="majorHAnsi"/>
          <w:sz w:val="20"/>
        </w:rPr>
        <w:t xml:space="preserve">The EUR/CHF exchange rate dropped 20% within 1 min after the announcement, and it was disastrous to most FX traders who ended up with huge negative balance sheet, as they paid huge to winners but were unable to collect from losers who largely traded with leverage. </w:t>
      </w:r>
      <w:r w:rsidR="002006B3">
        <w:rPr>
          <w:rFonts w:asciiTheme="majorHAnsi" w:hAnsiTheme="majorHAnsi"/>
          <w:sz w:val="20"/>
        </w:rPr>
        <w:t xml:space="preserve">A working paper by the Bank of England found that </w:t>
      </w:r>
      <w:r w:rsidR="007D2242">
        <w:rPr>
          <w:rFonts w:asciiTheme="majorHAnsi" w:hAnsiTheme="majorHAnsi"/>
          <w:sz w:val="20"/>
        </w:rPr>
        <w:t xml:space="preserve">during the Swiss Franc crisis, </w:t>
      </w:r>
      <w:r w:rsidR="002006B3">
        <w:rPr>
          <w:rFonts w:asciiTheme="majorHAnsi" w:hAnsiTheme="majorHAnsi"/>
          <w:sz w:val="20"/>
        </w:rPr>
        <w:t>computerized algorithmic (</w:t>
      </w:r>
      <w:proofErr w:type="spellStart"/>
      <w:r w:rsidR="002006B3">
        <w:rPr>
          <w:rFonts w:asciiTheme="majorHAnsi" w:hAnsiTheme="majorHAnsi"/>
          <w:sz w:val="20"/>
        </w:rPr>
        <w:t>Algo</w:t>
      </w:r>
      <w:proofErr w:type="spellEnd"/>
      <w:r w:rsidR="002006B3">
        <w:rPr>
          <w:rFonts w:asciiTheme="majorHAnsi" w:hAnsiTheme="majorHAnsi"/>
          <w:sz w:val="20"/>
        </w:rPr>
        <w:t>) trading consumed liquidity and reinforced the price disruption in Swiss Franc currency pairs while the human traders did the opposite</w:t>
      </w:r>
      <w:sdt>
        <w:sdtPr>
          <w:rPr>
            <w:rFonts w:asciiTheme="majorHAnsi" w:hAnsiTheme="majorHAnsi"/>
            <w:sz w:val="20"/>
          </w:rPr>
          <w:id w:val="1216089498"/>
          <w:citation/>
        </w:sdtPr>
        <w:sdtContent>
          <w:r w:rsidR="000C37DA">
            <w:rPr>
              <w:rFonts w:asciiTheme="majorHAnsi" w:hAnsiTheme="majorHAnsi"/>
              <w:sz w:val="20"/>
            </w:rPr>
            <w:fldChar w:fldCharType="begin"/>
          </w:r>
          <w:r w:rsidR="000C37DA">
            <w:rPr>
              <w:rFonts w:asciiTheme="majorHAnsi" w:hAnsiTheme="majorHAnsi"/>
              <w:sz w:val="20"/>
            </w:rPr>
            <w:instrText xml:space="preserve"> CITATION Fra18 \l 1033 </w:instrText>
          </w:r>
          <w:r w:rsidR="000C37DA">
            <w:rPr>
              <w:rFonts w:asciiTheme="majorHAnsi" w:hAnsiTheme="majorHAnsi"/>
              <w:sz w:val="20"/>
            </w:rPr>
            <w:fldChar w:fldCharType="separate"/>
          </w:r>
          <w:r w:rsidR="000C37DA">
            <w:rPr>
              <w:rFonts w:asciiTheme="majorHAnsi" w:hAnsiTheme="majorHAnsi"/>
              <w:noProof/>
              <w:sz w:val="20"/>
            </w:rPr>
            <w:t xml:space="preserve"> </w:t>
          </w:r>
          <w:r w:rsidR="000C37DA" w:rsidRPr="000C37DA">
            <w:rPr>
              <w:rFonts w:asciiTheme="majorHAnsi" w:hAnsiTheme="majorHAnsi"/>
              <w:noProof/>
              <w:sz w:val="20"/>
            </w:rPr>
            <w:t>(Francis Breedon, Louisa Chen, Angelo Ranaldo, Nicholas Vause 2018)</w:t>
          </w:r>
          <w:r w:rsidR="000C37DA">
            <w:rPr>
              <w:rFonts w:asciiTheme="majorHAnsi" w:hAnsiTheme="majorHAnsi"/>
              <w:sz w:val="20"/>
            </w:rPr>
            <w:fldChar w:fldCharType="end"/>
          </w:r>
        </w:sdtContent>
      </w:sdt>
      <w:r w:rsidR="002006B3">
        <w:rPr>
          <w:rFonts w:asciiTheme="majorHAnsi" w:hAnsiTheme="majorHAnsi"/>
          <w:sz w:val="20"/>
        </w:rPr>
        <w:t xml:space="preserve">. </w:t>
      </w:r>
    </w:p>
    <w:p w14:paraId="08CA717A" w14:textId="77777777" w:rsidR="00F8398E" w:rsidRPr="00BD7197" w:rsidRDefault="00D01C7C" w:rsidP="003816A4">
      <w:pPr>
        <w:jc w:val="both"/>
        <w:rPr>
          <w:rFonts w:asciiTheme="majorHAnsi" w:hAnsiTheme="majorHAnsi"/>
          <w:sz w:val="20"/>
        </w:rPr>
      </w:pPr>
      <w:r>
        <w:rPr>
          <w:rFonts w:asciiTheme="majorHAnsi" w:hAnsiTheme="majorHAnsi"/>
          <w:sz w:val="20"/>
        </w:rPr>
        <w:t>The Wall Street was undergoing uneasiness during the prior several weeks due to the glooming economic indicators in multiple sectors, and this Black Swan definitely com</w:t>
      </w:r>
      <w:r w:rsidR="008A56C9">
        <w:rPr>
          <w:rFonts w:asciiTheme="majorHAnsi" w:hAnsiTheme="majorHAnsi"/>
          <w:sz w:val="20"/>
        </w:rPr>
        <w:t>pounded the pessimistic emotion. Especially after</w:t>
      </w:r>
      <w:r w:rsidR="00D17CB0">
        <w:rPr>
          <w:rFonts w:asciiTheme="majorHAnsi" w:hAnsiTheme="majorHAnsi"/>
          <w:sz w:val="20"/>
        </w:rPr>
        <w:t xml:space="preserve"> BOA and Citigroup released their glooming f</w:t>
      </w:r>
      <w:r w:rsidR="008A56C9">
        <w:rPr>
          <w:rFonts w:asciiTheme="majorHAnsi" w:hAnsiTheme="majorHAnsi"/>
          <w:sz w:val="20"/>
        </w:rPr>
        <w:t xml:space="preserve">igures of earnings and returns in 2014Q4 and reported huge </w:t>
      </w:r>
      <w:r w:rsidR="007D2242">
        <w:rPr>
          <w:rFonts w:asciiTheme="majorHAnsi" w:hAnsiTheme="majorHAnsi"/>
          <w:sz w:val="20"/>
        </w:rPr>
        <w:t>losses through the Swiss Franc c</w:t>
      </w:r>
      <w:r w:rsidR="008A56C9">
        <w:rPr>
          <w:rFonts w:asciiTheme="majorHAnsi" w:hAnsiTheme="majorHAnsi"/>
          <w:sz w:val="20"/>
        </w:rPr>
        <w:t>risis.</w:t>
      </w:r>
    </w:p>
    <w:p w14:paraId="59700306" w14:textId="77777777" w:rsidR="003816A4" w:rsidRDefault="003816A4" w:rsidP="003816A4">
      <w:pPr>
        <w:jc w:val="both"/>
        <w:rPr>
          <w:rFonts w:asciiTheme="majorHAnsi" w:hAnsiTheme="majorHAnsi"/>
          <w:sz w:val="20"/>
        </w:rPr>
      </w:pPr>
      <w:r w:rsidRPr="003816A4">
        <w:rPr>
          <w:rFonts w:asciiTheme="majorHAnsi" w:hAnsiTheme="majorHAnsi"/>
          <w:b/>
          <w:i/>
          <w:sz w:val="20"/>
          <w:u w:val="double"/>
        </w:rPr>
        <w:t>1987 Stock Market Crash</w:t>
      </w:r>
      <w:r>
        <w:rPr>
          <w:rFonts w:asciiTheme="majorHAnsi" w:hAnsiTheme="majorHAnsi"/>
          <w:sz w:val="20"/>
        </w:rPr>
        <w:t xml:space="preserve">: </w:t>
      </w:r>
      <w:r w:rsidRPr="00BD7197">
        <w:rPr>
          <w:rFonts w:asciiTheme="majorHAnsi" w:hAnsiTheme="majorHAnsi"/>
          <w:sz w:val="20"/>
        </w:rPr>
        <w:t xml:space="preserve">Monday, Oct 19 of 1987, is known as the Black Monday when stock markets around the world crashed. The crash firstly began from Hong Kong, and hit Europe afterwards and later on spread to United States. The US economy recovered from 1980s recession and the stock market was booming accordingly. The DJIA increased by 44% from 1986 year end closing point 1,895 points to 2,722 points in August 1987. </w:t>
      </w:r>
    </w:p>
    <w:p w14:paraId="3930F5BD" w14:textId="77777777" w:rsidR="003816A4" w:rsidRDefault="003816A4" w:rsidP="003816A4">
      <w:pPr>
        <w:jc w:val="both"/>
        <w:rPr>
          <w:rFonts w:asciiTheme="majorHAnsi" w:hAnsiTheme="majorHAnsi"/>
          <w:sz w:val="20"/>
        </w:rPr>
      </w:pPr>
      <w:r w:rsidRPr="00BD7197">
        <w:rPr>
          <w:rFonts w:asciiTheme="majorHAnsi" w:hAnsiTheme="majorHAnsi"/>
          <w:sz w:val="20"/>
        </w:rPr>
        <w:t xml:space="preserve">On October 19, the crash firstly occurred in Hong Kong. The DJIA dropped by 508 points or 22.6% on October 19, which still remains to be the largest one-day percentage decline in the DJIA. By end of October, the </w:t>
      </w:r>
      <w:r w:rsidRPr="00BD7197">
        <w:rPr>
          <w:rFonts w:asciiTheme="majorHAnsi" w:hAnsiTheme="majorHAnsi"/>
          <w:sz w:val="20"/>
        </w:rPr>
        <w:lastRenderedPageBreak/>
        <w:t xml:space="preserve">stock markets had fallen in Hong Kong by 45.5%, in United States by 22.7% and the UK by 26.5%.  </w:t>
      </w:r>
    </w:p>
    <w:p w14:paraId="26503777" w14:textId="77777777" w:rsidR="003816A4" w:rsidRDefault="003816A4" w:rsidP="003816A4">
      <w:pPr>
        <w:jc w:val="both"/>
        <w:rPr>
          <w:rFonts w:asciiTheme="majorHAnsi" w:hAnsiTheme="majorHAnsi"/>
          <w:sz w:val="20"/>
        </w:rPr>
      </w:pPr>
      <w:r w:rsidRPr="00BD7197">
        <w:rPr>
          <w:rFonts w:asciiTheme="majorHAnsi" w:hAnsiTheme="majorHAnsi"/>
          <w:sz w:val="20"/>
        </w:rPr>
        <w:t xml:space="preserve">The causes of this crash are still debated. But a most commonly blamed one is the growing and massive use of program trading, which would blindly sell or buy stocks as markets fell or went up and therefore created extra self-inflicted volatilities. Thus, people have reason to believe that the booming market right before the crash can also be attributed to program trading. This is also when the circuit breakers or “trading curbs” was introduced to prevent the index price from a free fall under program trading. </w:t>
      </w:r>
    </w:p>
    <w:p w14:paraId="6E6CA7F8" w14:textId="77777777" w:rsidR="006975FF" w:rsidRDefault="006975FF" w:rsidP="003816A4">
      <w:pPr>
        <w:jc w:val="both"/>
        <w:rPr>
          <w:rFonts w:asciiTheme="majorHAnsi" w:hAnsiTheme="majorHAnsi"/>
          <w:b/>
          <w:i/>
          <w:color w:val="00B0F0"/>
        </w:rPr>
      </w:pPr>
      <w:r>
        <w:rPr>
          <w:rFonts w:asciiTheme="majorHAnsi" w:hAnsiTheme="majorHAnsi"/>
          <w:b/>
          <w:i/>
          <w:color w:val="00B0F0"/>
        </w:rPr>
        <w:t>International Political Factor</w:t>
      </w:r>
    </w:p>
    <w:p w14:paraId="5974C9D5" w14:textId="77777777" w:rsidR="006975FF" w:rsidRPr="003816A4" w:rsidRDefault="003816A4" w:rsidP="003816A4">
      <w:pPr>
        <w:jc w:val="both"/>
        <w:rPr>
          <w:rFonts w:asciiTheme="majorHAnsi" w:hAnsiTheme="majorHAnsi"/>
          <w:b/>
          <w:i/>
          <w:sz w:val="20"/>
        </w:rPr>
      </w:pPr>
      <w:r w:rsidRPr="003816A4">
        <w:rPr>
          <w:rFonts w:asciiTheme="majorHAnsi" w:hAnsiTheme="majorHAnsi"/>
          <w:b/>
          <w:i/>
          <w:sz w:val="20"/>
          <w:u w:val="double"/>
        </w:rPr>
        <w:t xml:space="preserve">1973 </w:t>
      </w:r>
      <w:r w:rsidR="006975FF" w:rsidRPr="003816A4">
        <w:rPr>
          <w:rFonts w:asciiTheme="majorHAnsi" w:hAnsiTheme="majorHAnsi"/>
          <w:b/>
          <w:i/>
          <w:sz w:val="20"/>
          <w:u w:val="double"/>
        </w:rPr>
        <w:t>OPEC Oil Embargo</w:t>
      </w:r>
      <w:r>
        <w:rPr>
          <w:rFonts w:asciiTheme="majorHAnsi" w:hAnsiTheme="majorHAnsi"/>
          <w:b/>
          <w:i/>
          <w:sz w:val="20"/>
        </w:rPr>
        <w:t xml:space="preserve">: </w:t>
      </w:r>
      <w:r w:rsidR="006975FF" w:rsidRPr="00BD7197">
        <w:rPr>
          <w:rFonts w:asciiTheme="majorHAnsi" w:hAnsiTheme="majorHAnsi"/>
          <w:sz w:val="20"/>
        </w:rPr>
        <w:t>In 1973,</w:t>
      </w:r>
      <w:r w:rsidR="006975FF">
        <w:rPr>
          <w:rFonts w:asciiTheme="majorHAnsi" w:hAnsiTheme="majorHAnsi"/>
          <w:sz w:val="20"/>
        </w:rPr>
        <w:t xml:space="preserve"> </w:t>
      </w:r>
      <w:r w:rsidR="006975FF" w:rsidRPr="00BD7197">
        <w:rPr>
          <w:rFonts w:asciiTheme="majorHAnsi" w:hAnsiTheme="majorHAnsi"/>
          <w:sz w:val="20"/>
        </w:rPr>
        <w:t xml:space="preserve">in order to gain leverage in the peace negotiations after the Arab-Israeli War, the Arab members of OPEC (Organization of Petroleum Exporting Countries) imposed an embargo banning petro exports to United States and other countries that supported Israel. Increasingly dependent on oil import, the US economy was drained as the oil price soared to double and finally tripled following the embargo. What made things worse was firstly the wage-price control implemented by President Nixon, who pegged the wage too high and forced businesses to lay off workers. And secondly a devaluation of US dollar triggered by Nixon’s taking US off the gold standard. </w:t>
      </w:r>
    </w:p>
    <w:p w14:paraId="706FCA37" w14:textId="77777777" w:rsidR="006975FF" w:rsidRDefault="006975FF" w:rsidP="003816A4">
      <w:pPr>
        <w:spacing w:before="200"/>
        <w:jc w:val="both"/>
        <w:rPr>
          <w:rFonts w:asciiTheme="majorHAnsi" w:hAnsiTheme="majorHAnsi"/>
          <w:sz w:val="20"/>
        </w:rPr>
      </w:pPr>
      <w:r w:rsidRPr="00BD7197">
        <w:rPr>
          <w:rFonts w:asciiTheme="majorHAnsi" w:hAnsiTheme="majorHAnsi"/>
          <w:sz w:val="20"/>
        </w:rPr>
        <w:t>All these factors together led to a long-lasting stagflation and negative GDP growths lasted for 5 quarters from 1973 Q3 till 1975 Q1, and unemployment rate reached a peak of 9% in May 1975. The crude oil price remained high even after the embargo against US was lifted in March 1974. At the peak, the crude oil price was 6 times the mid-1973 crude oil price level as the OPEC cut production for several more times. Actually starting from January 1973, the stock market was already undergoing one of the worst downturns in the history, and it was compounded by the OPEC Oil Embargo later</w:t>
      </w:r>
      <w:r>
        <w:rPr>
          <w:rFonts w:asciiTheme="majorHAnsi" w:hAnsiTheme="majorHAnsi"/>
          <w:sz w:val="20"/>
        </w:rPr>
        <w:t xml:space="preserve"> </w:t>
      </w:r>
      <w:r w:rsidRPr="00BD7197">
        <w:rPr>
          <w:rFonts w:asciiTheme="majorHAnsi" w:hAnsiTheme="majorHAnsi"/>
          <w:sz w:val="20"/>
        </w:rPr>
        <w:t>on. From January 1973 to October 1974, the S&amp;P 500 Index dropped by 47%.</w:t>
      </w:r>
    </w:p>
    <w:p w14:paraId="0BAD9805" w14:textId="77777777" w:rsidR="003816A4" w:rsidRPr="006975FF" w:rsidRDefault="003816A4" w:rsidP="003816A4">
      <w:pPr>
        <w:jc w:val="both"/>
        <w:rPr>
          <w:rFonts w:asciiTheme="majorHAnsi" w:hAnsiTheme="majorHAnsi"/>
          <w:b/>
          <w:i/>
          <w:color w:val="00B0F0"/>
        </w:rPr>
      </w:pPr>
      <w:r w:rsidRPr="006975FF">
        <w:rPr>
          <w:rFonts w:asciiTheme="majorHAnsi" w:hAnsiTheme="majorHAnsi"/>
          <w:b/>
          <w:i/>
          <w:color w:val="00B0F0"/>
        </w:rPr>
        <w:t>Terrorism</w:t>
      </w:r>
    </w:p>
    <w:p w14:paraId="1DADAAFF" w14:textId="77777777" w:rsidR="00AF7061" w:rsidRPr="000C37DA" w:rsidRDefault="003816A4" w:rsidP="003816A4">
      <w:pPr>
        <w:jc w:val="both"/>
        <w:rPr>
          <w:rFonts w:asciiTheme="majorHAnsi" w:hAnsiTheme="majorHAnsi"/>
          <w:b/>
          <w:i/>
          <w:sz w:val="20"/>
        </w:rPr>
      </w:pPr>
      <w:r w:rsidRPr="003816A4">
        <w:rPr>
          <w:rFonts w:asciiTheme="majorHAnsi" w:hAnsiTheme="majorHAnsi"/>
          <w:b/>
          <w:i/>
          <w:sz w:val="20"/>
          <w:u w:val="double"/>
        </w:rPr>
        <w:t>The 911 Attack</w:t>
      </w:r>
      <w:r>
        <w:rPr>
          <w:rFonts w:asciiTheme="majorHAnsi" w:hAnsiTheme="majorHAnsi"/>
          <w:b/>
          <w:i/>
          <w:sz w:val="20"/>
        </w:rPr>
        <w:t xml:space="preserve">: </w:t>
      </w:r>
      <w:r w:rsidRPr="00BD7197">
        <w:rPr>
          <w:rFonts w:asciiTheme="majorHAnsi" w:hAnsiTheme="majorHAnsi"/>
          <w:sz w:val="20"/>
        </w:rPr>
        <w:t>September 11, 2001 is an example of terrorism’s effect on equity market. To prevent stock market meltdown, the NYSE and NASDAQ did not open for trading on the morning of 911 when the first hijacked plane crashed into World Trade Center at 8:46 a.</w:t>
      </w:r>
      <w:r>
        <w:rPr>
          <w:rFonts w:asciiTheme="majorHAnsi" w:hAnsiTheme="majorHAnsi"/>
          <w:sz w:val="20"/>
        </w:rPr>
        <w:t>m.</w:t>
      </w:r>
      <w:r w:rsidRPr="00BD7197">
        <w:rPr>
          <w:rFonts w:asciiTheme="majorHAnsi" w:hAnsiTheme="majorHAnsi"/>
          <w:sz w:val="20"/>
        </w:rPr>
        <w:t xml:space="preserve"> The two stock exchange</w:t>
      </w:r>
      <w:r>
        <w:rPr>
          <w:rFonts w:asciiTheme="majorHAnsi" w:hAnsiTheme="majorHAnsi"/>
          <w:sz w:val="20"/>
        </w:rPr>
        <w:t>s</w:t>
      </w:r>
      <w:r w:rsidRPr="00BD7197">
        <w:rPr>
          <w:rFonts w:asciiTheme="majorHAnsi" w:hAnsiTheme="majorHAnsi"/>
          <w:sz w:val="20"/>
        </w:rPr>
        <w:t xml:space="preserve"> remained closed until September 17, and on that single day S&amp;P 500 declined by 11.6% and DJIA decreased by 1370 points. As can be expected, the biggest drop occurred in the airline and insurance industry, especially the American Airline (39% decline) and United Airline (42% decline), whose planes were hijacked in the attack. However, a</w:t>
      </w:r>
      <w:r>
        <w:rPr>
          <w:rFonts w:asciiTheme="majorHAnsi" w:hAnsiTheme="majorHAnsi"/>
          <w:sz w:val="20"/>
        </w:rPr>
        <w:t>s the public believed that US might</w:t>
      </w:r>
      <w:r w:rsidRPr="00BD7197">
        <w:rPr>
          <w:rFonts w:asciiTheme="majorHAnsi" w:hAnsiTheme="majorHAnsi"/>
          <w:sz w:val="20"/>
        </w:rPr>
        <w:t xml:space="preserve"> enter into a war following the attack, sectors related to defense and military began to spike for a while.</w:t>
      </w:r>
    </w:p>
    <w:p w14:paraId="2A85AE70" w14:textId="77777777" w:rsidR="00273BF7" w:rsidRDefault="00273BF7" w:rsidP="003816A4">
      <w:pPr>
        <w:jc w:val="both"/>
      </w:pPr>
    </w:p>
    <w:p w14:paraId="6581C232" w14:textId="77777777" w:rsidR="00273BF7" w:rsidRDefault="00273BF7" w:rsidP="003816A4">
      <w:pPr>
        <w:jc w:val="both"/>
      </w:pPr>
    </w:p>
    <w:p w14:paraId="3E03EB41" w14:textId="77777777" w:rsidR="002006B3" w:rsidRPr="00BD7197" w:rsidRDefault="002006B3" w:rsidP="003816A4">
      <w:pPr>
        <w:jc w:val="both"/>
        <w:rPr>
          <w:rFonts w:asciiTheme="majorHAnsi" w:hAnsiTheme="majorHAnsi"/>
          <w:sz w:val="20"/>
        </w:rPr>
      </w:pPr>
    </w:p>
    <w:p w14:paraId="3764F674" w14:textId="77777777" w:rsidR="00AF7061" w:rsidRPr="00BD7197" w:rsidRDefault="00AF7061" w:rsidP="003816A4">
      <w:pPr>
        <w:jc w:val="both"/>
        <w:rPr>
          <w:rFonts w:asciiTheme="majorHAnsi" w:hAnsiTheme="majorHAnsi"/>
          <w:sz w:val="20"/>
        </w:rPr>
      </w:pPr>
    </w:p>
    <w:p w14:paraId="374F91D0" w14:textId="77777777" w:rsidR="00AF7061" w:rsidRPr="00BD7197" w:rsidRDefault="00AF7061" w:rsidP="003816A4">
      <w:pPr>
        <w:jc w:val="both"/>
        <w:rPr>
          <w:rFonts w:asciiTheme="majorHAnsi" w:hAnsiTheme="majorHAnsi"/>
          <w:sz w:val="20"/>
        </w:rPr>
      </w:pPr>
    </w:p>
    <w:p w14:paraId="0299B1F5" w14:textId="77777777" w:rsidR="00AF7061" w:rsidRPr="00BD7197" w:rsidRDefault="00AF7061" w:rsidP="003816A4">
      <w:pPr>
        <w:jc w:val="both"/>
        <w:rPr>
          <w:rFonts w:asciiTheme="majorHAnsi" w:hAnsiTheme="majorHAnsi"/>
          <w:sz w:val="20"/>
        </w:rPr>
      </w:pPr>
    </w:p>
    <w:p w14:paraId="5D4CABDD" w14:textId="77777777" w:rsidR="00AF7061" w:rsidRPr="00BD7197" w:rsidRDefault="00AF7061" w:rsidP="003816A4">
      <w:pPr>
        <w:jc w:val="both"/>
        <w:rPr>
          <w:rFonts w:asciiTheme="majorHAnsi" w:hAnsiTheme="majorHAnsi"/>
          <w:sz w:val="20"/>
        </w:rPr>
      </w:pPr>
    </w:p>
    <w:p w14:paraId="616A2F67" w14:textId="77777777" w:rsidR="00AF7061" w:rsidRPr="00BD7197" w:rsidRDefault="00AF7061" w:rsidP="003816A4">
      <w:pPr>
        <w:jc w:val="both"/>
        <w:rPr>
          <w:rFonts w:asciiTheme="majorHAnsi" w:hAnsiTheme="majorHAnsi"/>
          <w:sz w:val="20"/>
        </w:rPr>
      </w:pPr>
    </w:p>
    <w:p w14:paraId="41A96566" w14:textId="77777777" w:rsidR="00AF7061" w:rsidRPr="00BD7197" w:rsidRDefault="00AF7061" w:rsidP="003816A4">
      <w:pPr>
        <w:jc w:val="both"/>
        <w:rPr>
          <w:rFonts w:asciiTheme="majorHAnsi" w:hAnsiTheme="majorHAnsi"/>
          <w:sz w:val="20"/>
        </w:rPr>
      </w:pPr>
    </w:p>
    <w:p w14:paraId="1AA3D1E0" w14:textId="77777777" w:rsidR="00AF7061" w:rsidRPr="00BD7197" w:rsidRDefault="00AF7061" w:rsidP="003816A4">
      <w:pPr>
        <w:jc w:val="both"/>
        <w:rPr>
          <w:rFonts w:asciiTheme="majorHAnsi" w:hAnsiTheme="majorHAnsi"/>
          <w:sz w:val="20"/>
        </w:rPr>
      </w:pPr>
    </w:p>
    <w:p w14:paraId="19B72D5C" w14:textId="77777777" w:rsidR="00AF7061" w:rsidRPr="00BD7197" w:rsidRDefault="00AF7061" w:rsidP="003816A4">
      <w:pPr>
        <w:jc w:val="both"/>
        <w:rPr>
          <w:rFonts w:asciiTheme="majorHAnsi" w:hAnsiTheme="majorHAnsi"/>
          <w:sz w:val="20"/>
        </w:rPr>
      </w:pPr>
    </w:p>
    <w:p w14:paraId="2353D1A1" w14:textId="77777777" w:rsidR="00AF7061" w:rsidRPr="00BD7197" w:rsidRDefault="00AF7061" w:rsidP="003816A4">
      <w:pPr>
        <w:jc w:val="both"/>
        <w:rPr>
          <w:rFonts w:asciiTheme="majorHAnsi" w:hAnsiTheme="majorHAnsi"/>
          <w:sz w:val="20"/>
        </w:rPr>
      </w:pPr>
    </w:p>
    <w:p w14:paraId="619DD199" w14:textId="77777777" w:rsidR="00AF7061" w:rsidRPr="00BD7197" w:rsidRDefault="00AF7061" w:rsidP="003816A4">
      <w:pPr>
        <w:jc w:val="both"/>
        <w:rPr>
          <w:rFonts w:asciiTheme="majorHAnsi" w:hAnsiTheme="majorHAnsi"/>
          <w:sz w:val="20"/>
        </w:rPr>
      </w:pPr>
    </w:p>
    <w:p w14:paraId="7E7EB8B0" w14:textId="77777777" w:rsidR="00AF7061" w:rsidRPr="00BD7197" w:rsidRDefault="00AF7061" w:rsidP="003816A4">
      <w:pPr>
        <w:jc w:val="both"/>
        <w:rPr>
          <w:rFonts w:asciiTheme="majorHAnsi" w:hAnsiTheme="majorHAnsi"/>
          <w:sz w:val="20"/>
        </w:rPr>
      </w:pPr>
    </w:p>
    <w:p w14:paraId="5E803D88" w14:textId="77777777" w:rsidR="00AF7061" w:rsidRPr="00BD7197" w:rsidRDefault="00AF7061" w:rsidP="003816A4">
      <w:pPr>
        <w:jc w:val="both"/>
        <w:rPr>
          <w:rFonts w:asciiTheme="majorHAnsi" w:hAnsiTheme="majorHAnsi"/>
          <w:sz w:val="20"/>
        </w:rPr>
      </w:pPr>
    </w:p>
    <w:p w14:paraId="78C58583" w14:textId="77777777" w:rsidR="00AF7061" w:rsidRPr="00BD7197" w:rsidRDefault="00AF7061" w:rsidP="003816A4">
      <w:pPr>
        <w:ind w:left="1710"/>
        <w:jc w:val="both"/>
        <w:rPr>
          <w:rFonts w:asciiTheme="majorHAnsi" w:hAnsiTheme="majorHAnsi"/>
          <w:sz w:val="20"/>
        </w:rPr>
      </w:pPr>
    </w:p>
    <w:p w14:paraId="4C9FDD23" w14:textId="77777777" w:rsidR="004C37AA" w:rsidRDefault="004C37AA" w:rsidP="003816A4">
      <w:pPr>
        <w:jc w:val="both"/>
        <w:rPr>
          <w:rFonts w:asciiTheme="majorHAnsi" w:hAnsiTheme="majorHAnsi"/>
          <w:sz w:val="20"/>
        </w:rPr>
      </w:pPr>
    </w:p>
    <w:p w14:paraId="2BF36CF2" w14:textId="77777777" w:rsidR="00BE7D60" w:rsidRPr="00011E66" w:rsidRDefault="006E4869" w:rsidP="00011E66">
      <w:pPr>
        <w:pStyle w:val="ListParagraph"/>
        <w:numPr>
          <w:ilvl w:val="0"/>
          <w:numId w:val="3"/>
        </w:numPr>
        <w:ind w:left="540" w:hanging="180"/>
        <w:jc w:val="both"/>
        <w:rPr>
          <w:rFonts w:asciiTheme="majorHAnsi" w:hAnsiTheme="majorHAnsi"/>
          <w:b/>
          <w:i/>
          <w:color w:val="00B0F0"/>
          <w:sz w:val="26"/>
          <w:szCs w:val="26"/>
        </w:rPr>
      </w:pPr>
      <w:proofErr w:type="spellStart"/>
      <w:r w:rsidRPr="00011E66">
        <w:rPr>
          <w:rFonts w:asciiTheme="majorHAnsi" w:hAnsiTheme="majorHAnsi"/>
          <w:b/>
          <w:i/>
          <w:color w:val="00B0F0"/>
          <w:sz w:val="26"/>
          <w:szCs w:val="26"/>
        </w:rPr>
        <w:lastRenderedPageBreak/>
        <w:t>Fama</w:t>
      </w:r>
      <w:proofErr w:type="spellEnd"/>
      <w:r w:rsidRPr="00011E66">
        <w:rPr>
          <w:rFonts w:asciiTheme="majorHAnsi" w:hAnsiTheme="majorHAnsi"/>
          <w:b/>
          <w:i/>
          <w:color w:val="00B0F0"/>
          <w:sz w:val="26"/>
          <w:szCs w:val="26"/>
        </w:rPr>
        <w:t xml:space="preserve"> and French </w:t>
      </w:r>
      <w:r w:rsidR="002112AA" w:rsidRPr="00011E66">
        <w:rPr>
          <w:rFonts w:asciiTheme="majorHAnsi" w:hAnsiTheme="majorHAnsi"/>
          <w:b/>
          <w:i/>
          <w:color w:val="00B0F0"/>
          <w:sz w:val="26"/>
          <w:szCs w:val="26"/>
        </w:rPr>
        <w:t>Five Factor Model</w:t>
      </w:r>
    </w:p>
    <w:p w14:paraId="34A7429A" w14:textId="77777777" w:rsidR="00BE7D60" w:rsidRPr="00BE7D60" w:rsidRDefault="00BE7D60" w:rsidP="00BE7D60">
      <w:pPr>
        <w:pStyle w:val="ListParagraph"/>
        <w:jc w:val="both"/>
        <w:rPr>
          <w:rFonts w:asciiTheme="majorHAnsi" w:hAnsiTheme="majorHAnsi"/>
          <w:b/>
          <w:i/>
          <w:color w:val="00B0F0"/>
        </w:rPr>
      </w:pPr>
    </w:p>
    <w:p w14:paraId="0FB2DAC0" w14:textId="77777777" w:rsidR="00021429" w:rsidRPr="00011E66" w:rsidRDefault="00021429" w:rsidP="00C42976">
      <w:pPr>
        <w:pStyle w:val="ListParagraph"/>
        <w:numPr>
          <w:ilvl w:val="0"/>
          <w:numId w:val="2"/>
        </w:numPr>
        <w:ind w:left="360"/>
        <w:jc w:val="both"/>
        <w:rPr>
          <w:rFonts w:asciiTheme="majorHAnsi" w:hAnsiTheme="majorHAnsi"/>
          <w:b/>
          <w:i/>
          <w:noProof/>
          <w:lang w:eastAsia="en-US"/>
        </w:rPr>
      </w:pPr>
      <w:r w:rsidRPr="00011E66">
        <w:rPr>
          <w:rFonts w:asciiTheme="majorHAnsi" w:hAnsiTheme="majorHAnsi"/>
          <w:b/>
          <w:i/>
          <w:noProof/>
          <w:lang w:eastAsia="en-US"/>
        </w:rPr>
        <w:t>Introduction of Five Factor Model</w:t>
      </w:r>
    </w:p>
    <w:p w14:paraId="5B7EB231" w14:textId="77777777" w:rsidR="00BE7D60" w:rsidRDefault="00BE7D60" w:rsidP="00BE7D60">
      <w:pPr>
        <w:pStyle w:val="ListParagraph"/>
        <w:ind w:left="360"/>
        <w:jc w:val="both"/>
        <w:rPr>
          <w:rFonts w:asciiTheme="majorHAnsi" w:hAnsiTheme="majorHAnsi"/>
          <w:noProof/>
          <w:sz w:val="20"/>
          <w:lang w:eastAsia="en-US"/>
        </w:rPr>
      </w:pPr>
    </w:p>
    <w:p w14:paraId="2686F5B7" w14:textId="77777777" w:rsidR="00196AC0" w:rsidRPr="00011E66" w:rsidRDefault="00196AC0" w:rsidP="00C42976">
      <w:pPr>
        <w:pStyle w:val="ListParagraph"/>
        <w:numPr>
          <w:ilvl w:val="0"/>
          <w:numId w:val="2"/>
        </w:numPr>
        <w:ind w:left="360"/>
        <w:jc w:val="both"/>
        <w:rPr>
          <w:rFonts w:asciiTheme="majorHAnsi" w:hAnsiTheme="majorHAnsi"/>
          <w:b/>
          <w:i/>
          <w:noProof/>
          <w:lang w:eastAsia="en-US"/>
        </w:rPr>
      </w:pPr>
      <w:r w:rsidRPr="00011E66">
        <w:rPr>
          <w:rFonts w:asciiTheme="majorHAnsi" w:hAnsiTheme="majorHAnsi"/>
          <w:b/>
          <w:i/>
          <w:noProof/>
          <w:lang w:eastAsia="en-US"/>
        </w:rPr>
        <w:t>Data and methodology</w:t>
      </w:r>
    </w:p>
    <w:p w14:paraId="228D473F" w14:textId="77777777" w:rsidR="006806AB" w:rsidRDefault="008631FC" w:rsidP="006806AB">
      <w:pPr>
        <w:jc w:val="both"/>
        <w:rPr>
          <w:rFonts w:asciiTheme="majorHAnsi" w:hAnsiTheme="majorHAnsi"/>
          <w:noProof/>
          <w:sz w:val="20"/>
          <w:lang w:eastAsia="en-US"/>
        </w:rPr>
      </w:pPr>
      <w:r>
        <w:rPr>
          <w:rFonts w:asciiTheme="majorHAnsi" w:hAnsiTheme="majorHAnsi"/>
          <w:noProof/>
          <w:sz w:val="20"/>
          <w:lang w:eastAsia="en-US"/>
        </w:rPr>
        <w:t>The data we used are from Kenneth R. French’</w:t>
      </w:r>
      <w:r w:rsidR="00C42976">
        <w:rPr>
          <w:rFonts w:asciiTheme="majorHAnsi" w:hAnsiTheme="majorHAnsi"/>
          <w:noProof/>
          <w:sz w:val="20"/>
          <w:lang w:eastAsia="en-US"/>
        </w:rPr>
        <w:t xml:space="preserve">s </w:t>
      </w:r>
      <w:hyperlink r:id="rId14" w:history="1">
        <w:r w:rsidR="00C42976" w:rsidRPr="00564E31">
          <w:rPr>
            <w:rStyle w:val="Hyperlink"/>
            <w:rFonts w:asciiTheme="majorHAnsi" w:hAnsiTheme="majorHAnsi"/>
            <w:noProof/>
            <w:sz w:val="20"/>
            <w:lang w:eastAsia="en-US"/>
          </w:rPr>
          <w:t>D</w:t>
        </w:r>
        <w:r w:rsidR="00C42976" w:rsidRPr="00564E31">
          <w:rPr>
            <w:rStyle w:val="Hyperlink"/>
            <w:rFonts w:asciiTheme="majorHAnsi" w:hAnsiTheme="majorHAnsi"/>
            <w:noProof/>
            <w:sz w:val="20"/>
            <w:lang w:eastAsia="en-US"/>
          </w:rPr>
          <w:t>a</w:t>
        </w:r>
        <w:r w:rsidR="00C42976" w:rsidRPr="00564E31">
          <w:rPr>
            <w:rStyle w:val="Hyperlink"/>
            <w:rFonts w:asciiTheme="majorHAnsi" w:hAnsiTheme="majorHAnsi"/>
            <w:noProof/>
            <w:sz w:val="20"/>
            <w:lang w:eastAsia="en-US"/>
          </w:rPr>
          <w:t>ta Li</w:t>
        </w:r>
        <w:r w:rsidRPr="00564E31">
          <w:rPr>
            <w:rStyle w:val="Hyperlink"/>
            <w:rFonts w:asciiTheme="majorHAnsi" w:hAnsiTheme="majorHAnsi"/>
            <w:noProof/>
            <w:sz w:val="20"/>
            <w:lang w:eastAsia="en-US"/>
          </w:rPr>
          <w:t>brary.</w:t>
        </w:r>
      </w:hyperlink>
      <w:r>
        <w:rPr>
          <w:rFonts w:asciiTheme="majorHAnsi" w:hAnsiTheme="majorHAnsi"/>
          <w:noProof/>
          <w:sz w:val="20"/>
          <w:lang w:eastAsia="en-US"/>
        </w:rPr>
        <w:t xml:space="preserve"> </w:t>
      </w:r>
      <w:r w:rsidR="006806AB">
        <w:rPr>
          <w:rFonts w:asciiTheme="majorHAnsi" w:hAnsiTheme="majorHAnsi"/>
          <w:noProof/>
          <w:sz w:val="20"/>
          <w:lang w:eastAsia="en-US"/>
        </w:rPr>
        <w:t xml:space="preserve">The horizon of the data is from July 1963 to May 2019. </w:t>
      </w:r>
      <w:r w:rsidR="00C55D70">
        <w:rPr>
          <w:rFonts w:asciiTheme="majorHAnsi" w:hAnsiTheme="majorHAnsi"/>
          <w:noProof/>
          <w:sz w:val="20"/>
          <w:lang w:eastAsia="en-US"/>
        </w:rPr>
        <w:t>We used the five factors constructed by value-weighted portfolios same as those used in Fama and French</w:t>
      </w:r>
      <w:del w:id="0" w:author="Han, Wang" w:date="2019-07-22T10:26:00Z">
        <w:r w:rsidR="00C55D70" w:rsidDel="00737E20">
          <w:rPr>
            <w:rFonts w:asciiTheme="majorHAnsi" w:hAnsiTheme="majorHAnsi"/>
            <w:noProof/>
            <w:sz w:val="20"/>
            <w:lang w:eastAsia="en-US"/>
          </w:rPr>
          <w:delText>’s</w:delText>
        </w:r>
      </w:del>
      <w:ins w:id="1" w:author="Han, Wang" w:date="2019-07-22T10:26:00Z">
        <w:r w:rsidR="00737E20">
          <w:rPr>
            <w:rFonts w:asciiTheme="majorHAnsi" w:hAnsiTheme="majorHAnsi"/>
            <w:noProof/>
            <w:sz w:val="20"/>
            <w:lang w:eastAsia="en-US"/>
          </w:rPr>
          <w:t xml:space="preserve"> [</w:t>
        </w:r>
      </w:ins>
      <w:del w:id="2" w:author="Han, Wang" w:date="2019-07-22T10:26:00Z">
        <w:r w:rsidR="00C55D70" w:rsidDel="00737E20">
          <w:rPr>
            <w:rFonts w:asciiTheme="majorHAnsi" w:hAnsiTheme="majorHAnsi"/>
            <w:noProof/>
            <w:sz w:val="20"/>
            <w:lang w:eastAsia="en-US"/>
          </w:rPr>
          <w:delText xml:space="preserve"> </w:delText>
        </w:r>
      </w:del>
      <w:r w:rsidR="00C55D70">
        <w:rPr>
          <w:rFonts w:asciiTheme="majorHAnsi" w:hAnsiTheme="majorHAnsi"/>
          <w:noProof/>
          <w:sz w:val="20"/>
          <w:lang w:eastAsia="en-US"/>
        </w:rPr>
        <w:t>1994</w:t>
      </w:r>
      <w:ins w:id="3" w:author="Han, Wang" w:date="2019-07-22T10:26:00Z">
        <w:r w:rsidR="00737E20">
          <w:rPr>
            <w:rFonts w:asciiTheme="majorHAnsi" w:hAnsiTheme="majorHAnsi"/>
            <w:noProof/>
            <w:sz w:val="20"/>
            <w:lang w:eastAsia="en-US"/>
          </w:rPr>
          <w:t>]</w:t>
        </w:r>
      </w:ins>
      <w:del w:id="4" w:author="Han, Wang" w:date="2019-07-22T10:26:00Z">
        <w:r w:rsidR="00C55D70" w:rsidDel="00737E20">
          <w:rPr>
            <w:rFonts w:asciiTheme="majorHAnsi" w:hAnsiTheme="majorHAnsi"/>
            <w:noProof/>
            <w:sz w:val="20"/>
            <w:lang w:eastAsia="en-US"/>
          </w:rPr>
          <w:delText xml:space="preserve"> paper</w:delText>
        </w:r>
      </w:del>
      <w:r w:rsidR="00C55D70">
        <w:rPr>
          <w:rFonts w:asciiTheme="majorHAnsi" w:hAnsiTheme="majorHAnsi"/>
          <w:noProof/>
          <w:sz w:val="20"/>
          <w:lang w:eastAsia="en-US"/>
        </w:rPr>
        <w:t xml:space="preserve">, and </w:t>
      </w:r>
      <w:del w:id="5" w:author="Han, Wang" w:date="2019-07-22T10:28:00Z">
        <w:r w:rsidR="00C55D70" w:rsidDel="00737E20">
          <w:rPr>
            <w:rFonts w:asciiTheme="majorHAnsi" w:hAnsiTheme="majorHAnsi"/>
            <w:noProof/>
            <w:sz w:val="20"/>
            <w:lang w:eastAsia="en-US"/>
          </w:rPr>
          <w:delText>value-</w:delText>
        </w:r>
      </w:del>
      <w:r w:rsidR="00C55D70">
        <w:rPr>
          <w:rFonts w:asciiTheme="majorHAnsi" w:hAnsiTheme="majorHAnsi"/>
          <w:noProof/>
          <w:sz w:val="20"/>
          <w:lang w:eastAsia="en-US"/>
        </w:rPr>
        <w:t xml:space="preserve">weighted returns of portfolios </w:t>
      </w:r>
      <w:del w:id="6" w:author="Han, Wang" w:date="2019-07-22T10:28:00Z">
        <w:r w:rsidR="00C55D70" w:rsidDel="00737E20">
          <w:rPr>
            <w:rFonts w:asciiTheme="majorHAnsi" w:hAnsiTheme="majorHAnsi"/>
            <w:noProof/>
            <w:sz w:val="20"/>
            <w:lang w:eastAsia="en-US"/>
          </w:rPr>
          <w:delText xml:space="preserve">cut </w:delText>
        </w:r>
      </w:del>
      <w:ins w:id="7" w:author="Han, Wang" w:date="2019-07-22T10:28:00Z">
        <w:r w:rsidR="00737E20">
          <w:rPr>
            <w:rFonts w:asciiTheme="majorHAnsi" w:hAnsiTheme="majorHAnsi"/>
            <w:noProof/>
            <w:sz w:val="20"/>
            <w:lang w:eastAsia="en-US"/>
          </w:rPr>
          <w:t xml:space="preserve">grouped </w:t>
        </w:r>
      </w:ins>
      <w:r w:rsidR="00C55D70">
        <w:rPr>
          <w:rFonts w:asciiTheme="majorHAnsi" w:hAnsiTheme="majorHAnsi"/>
          <w:noProof/>
          <w:sz w:val="20"/>
          <w:lang w:eastAsia="en-US"/>
        </w:rPr>
        <w:t>by market capitalization (size portfolios). The data library provid</w:t>
      </w:r>
      <w:ins w:id="8" w:author="Han, Wang" w:date="2019-07-22T10:30:00Z">
        <w:r w:rsidR="00737E20">
          <w:rPr>
            <w:rFonts w:asciiTheme="majorHAnsi" w:hAnsiTheme="majorHAnsi"/>
            <w:noProof/>
            <w:sz w:val="20"/>
            <w:lang w:eastAsia="en-US"/>
          </w:rPr>
          <w:t>s</w:t>
        </w:r>
      </w:ins>
      <w:del w:id="9" w:author="Han, Wang" w:date="2019-07-22T10:30:00Z">
        <w:r w:rsidR="00C55D70" w:rsidDel="00737E20">
          <w:rPr>
            <w:rFonts w:asciiTheme="majorHAnsi" w:hAnsiTheme="majorHAnsi"/>
            <w:noProof/>
            <w:sz w:val="20"/>
            <w:lang w:eastAsia="en-US"/>
          </w:rPr>
          <w:delText>ed</w:delText>
        </w:r>
      </w:del>
      <w:r w:rsidR="00C55D70">
        <w:rPr>
          <w:rFonts w:asciiTheme="majorHAnsi" w:hAnsiTheme="majorHAnsi"/>
          <w:noProof/>
          <w:sz w:val="20"/>
          <w:lang w:eastAsia="en-US"/>
        </w:rPr>
        <w:t xml:space="preserve"> three kinds of size </w:t>
      </w:r>
      <w:ins w:id="10" w:author="Han, Wang" w:date="2019-07-22T10:30:00Z">
        <w:r w:rsidR="00737E20">
          <w:rPr>
            <w:rFonts w:asciiTheme="majorHAnsi" w:hAnsiTheme="majorHAnsi"/>
            <w:noProof/>
            <w:sz w:val="20"/>
            <w:lang w:eastAsia="en-US"/>
          </w:rPr>
          <w:t>grouping</w:t>
        </w:r>
      </w:ins>
      <w:del w:id="11" w:author="Han, Wang" w:date="2019-07-22T10:30:00Z">
        <w:r w:rsidR="00C55D70" w:rsidDel="00737E20">
          <w:rPr>
            <w:rFonts w:asciiTheme="majorHAnsi" w:hAnsiTheme="majorHAnsi"/>
            <w:noProof/>
            <w:sz w:val="20"/>
            <w:lang w:eastAsia="en-US"/>
          </w:rPr>
          <w:delText>cuts</w:delText>
        </w:r>
      </w:del>
      <w:r w:rsidR="00C55D70">
        <w:rPr>
          <w:rFonts w:asciiTheme="majorHAnsi" w:hAnsiTheme="majorHAnsi"/>
          <w:noProof/>
          <w:sz w:val="20"/>
          <w:lang w:eastAsia="en-US"/>
        </w:rPr>
        <w:t xml:space="preserve">: cut into three portfolios with NYSE market equity (ME) breakpoints of bottom 30%, middle 40% and top 30%, </w:t>
      </w:r>
      <w:del w:id="12" w:author="Han, Wang" w:date="2019-07-22T10:31:00Z">
        <w:r w:rsidR="00C55D70" w:rsidDel="00737E20">
          <w:rPr>
            <w:rFonts w:asciiTheme="majorHAnsi" w:hAnsiTheme="majorHAnsi"/>
            <w:noProof/>
            <w:sz w:val="20"/>
            <w:lang w:eastAsia="en-US"/>
          </w:rPr>
          <w:delText xml:space="preserve">cut into five portfolios by </w:delText>
        </w:r>
      </w:del>
      <w:r w:rsidR="00C55D70">
        <w:rPr>
          <w:rFonts w:asciiTheme="majorHAnsi" w:hAnsiTheme="majorHAnsi"/>
          <w:noProof/>
          <w:sz w:val="20"/>
          <w:lang w:eastAsia="en-US"/>
        </w:rPr>
        <w:t>quintile</w:t>
      </w:r>
      <w:ins w:id="13" w:author="Han, Wang" w:date="2019-07-22T10:31:00Z">
        <w:r w:rsidR="00737E20">
          <w:rPr>
            <w:rFonts w:asciiTheme="majorHAnsi" w:hAnsiTheme="majorHAnsi"/>
            <w:noProof/>
            <w:sz w:val="20"/>
            <w:lang w:eastAsia="en-US"/>
          </w:rPr>
          <w:t xml:space="preserve"> cut</w:t>
        </w:r>
      </w:ins>
      <w:del w:id="14" w:author="Han, Wang" w:date="2019-07-22T10:31:00Z">
        <w:r w:rsidR="00C55D70" w:rsidDel="00737E20">
          <w:rPr>
            <w:rFonts w:asciiTheme="majorHAnsi" w:hAnsiTheme="majorHAnsi"/>
            <w:noProof/>
            <w:sz w:val="20"/>
            <w:lang w:eastAsia="en-US"/>
          </w:rPr>
          <w:delText>s</w:delText>
        </w:r>
      </w:del>
      <w:r w:rsidR="00C55D70">
        <w:rPr>
          <w:rFonts w:asciiTheme="majorHAnsi" w:hAnsiTheme="majorHAnsi"/>
          <w:noProof/>
          <w:sz w:val="20"/>
          <w:lang w:eastAsia="en-US"/>
        </w:rPr>
        <w:t xml:space="preserve"> and </w:t>
      </w:r>
      <w:del w:id="15" w:author="Han, Wang" w:date="2019-07-22T10:31:00Z">
        <w:r w:rsidR="00C55D70" w:rsidDel="00737E20">
          <w:rPr>
            <w:rFonts w:asciiTheme="majorHAnsi" w:hAnsiTheme="majorHAnsi"/>
            <w:noProof/>
            <w:sz w:val="20"/>
            <w:lang w:eastAsia="en-US"/>
          </w:rPr>
          <w:delText xml:space="preserve">cut into ten portfolios by </w:delText>
        </w:r>
      </w:del>
      <w:r w:rsidR="00C55D70">
        <w:rPr>
          <w:rFonts w:asciiTheme="majorHAnsi" w:hAnsiTheme="majorHAnsi"/>
          <w:noProof/>
          <w:sz w:val="20"/>
          <w:lang w:eastAsia="en-US"/>
        </w:rPr>
        <w:t>decile</w:t>
      </w:r>
      <w:ins w:id="16" w:author="Han, Wang" w:date="2019-07-22T10:31:00Z">
        <w:r w:rsidR="00737E20">
          <w:rPr>
            <w:rFonts w:asciiTheme="majorHAnsi" w:hAnsiTheme="majorHAnsi"/>
            <w:noProof/>
            <w:sz w:val="20"/>
            <w:lang w:eastAsia="en-US"/>
          </w:rPr>
          <w:t xml:space="preserve"> cut</w:t>
        </w:r>
      </w:ins>
      <w:del w:id="17" w:author="Han, Wang" w:date="2019-07-22T10:31:00Z">
        <w:r w:rsidR="00C55D70" w:rsidDel="00737E20">
          <w:rPr>
            <w:rFonts w:asciiTheme="majorHAnsi" w:hAnsiTheme="majorHAnsi"/>
            <w:noProof/>
            <w:sz w:val="20"/>
            <w:lang w:eastAsia="en-US"/>
          </w:rPr>
          <w:delText>s</w:delText>
        </w:r>
      </w:del>
      <w:r w:rsidR="00C55D70">
        <w:rPr>
          <w:rFonts w:asciiTheme="majorHAnsi" w:hAnsiTheme="majorHAnsi"/>
          <w:noProof/>
          <w:sz w:val="20"/>
          <w:lang w:eastAsia="en-US"/>
        </w:rPr>
        <w:t>.</w:t>
      </w:r>
      <w:r w:rsidR="00564E31">
        <w:rPr>
          <w:rFonts w:asciiTheme="majorHAnsi" w:hAnsiTheme="majorHAnsi"/>
          <w:noProof/>
          <w:sz w:val="20"/>
          <w:lang w:eastAsia="en-US"/>
        </w:rPr>
        <w:t xml:space="preserve"> </w:t>
      </w:r>
    </w:p>
    <w:p w14:paraId="20F30698" w14:textId="77777777" w:rsidR="006806AB" w:rsidRDefault="00C10706" w:rsidP="006806AB">
      <w:pPr>
        <w:jc w:val="both"/>
        <w:rPr>
          <w:rFonts w:asciiTheme="majorHAnsi" w:hAnsiTheme="majorHAnsi"/>
          <w:noProof/>
          <w:sz w:val="20"/>
          <w:lang w:eastAsia="en-US"/>
        </w:rPr>
      </w:pPr>
      <w:r>
        <w:rPr>
          <w:rFonts w:asciiTheme="majorHAnsi" w:hAnsiTheme="majorHAnsi"/>
          <w:noProof/>
          <w:sz w:val="20"/>
          <w:lang w:eastAsia="en-US"/>
        </w:rPr>
        <w:t xml:space="preserve">To study the </w:t>
      </w:r>
      <w:del w:id="18" w:author="Han, Wang" w:date="2019-07-22T10:32:00Z">
        <w:r w:rsidDel="00737E20">
          <w:rPr>
            <w:rFonts w:asciiTheme="majorHAnsi" w:hAnsiTheme="majorHAnsi"/>
            <w:noProof/>
            <w:sz w:val="20"/>
            <w:lang w:eastAsia="en-US"/>
          </w:rPr>
          <w:delText xml:space="preserve">effectiveness </w:delText>
        </w:r>
      </w:del>
      <w:ins w:id="19" w:author="Han, Wang" w:date="2019-07-22T10:32:00Z">
        <w:r w:rsidR="00737E20">
          <w:rPr>
            <w:rFonts w:asciiTheme="majorHAnsi" w:hAnsiTheme="majorHAnsi"/>
            <w:noProof/>
            <w:sz w:val="20"/>
            <w:lang w:eastAsia="en-US"/>
          </w:rPr>
          <w:t xml:space="preserve">fitness </w:t>
        </w:r>
      </w:ins>
      <w:r>
        <w:rPr>
          <w:rFonts w:asciiTheme="majorHAnsi" w:hAnsiTheme="majorHAnsi"/>
          <w:noProof/>
          <w:sz w:val="20"/>
          <w:lang w:eastAsia="en-US"/>
        </w:rPr>
        <w:t>of Fama and French</w:t>
      </w:r>
      <w:ins w:id="20" w:author="Han, Wang" w:date="2019-07-22T10:33:00Z">
        <w:r w:rsidR="00737E20">
          <w:rPr>
            <w:rFonts w:asciiTheme="majorHAnsi" w:hAnsiTheme="majorHAnsi"/>
            <w:noProof/>
            <w:sz w:val="20"/>
            <w:lang w:eastAsia="en-US"/>
          </w:rPr>
          <w:t xml:space="preserve"> </w:t>
        </w:r>
      </w:ins>
      <w:del w:id="21" w:author="Han, Wang" w:date="2019-07-22T10:33:00Z">
        <w:r w:rsidDel="00737E20">
          <w:rPr>
            <w:rFonts w:asciiTheme="majorHAnsi" w:hAnsiTheme="majorHAnsi"/>
            <w:noProof/>
            <w:sz w:val="20"/>
            <w:lang w:eastAsia="en-US"/>
          </w:rPr>
          <w:delText xml:space="preserve">’s time-series </w:delText>
        </w:r>
      </w:del>
      <w:r>
        <w:rPr>
          <w:rFonts w:asciiTheme="majorHAnsi" w:hAnsiTheme="majorHAnsi"/>
          <w:noProof/>
          <w:sz w:val="20"/>
          <w:lang w:eastAsia="en-US"/>
        </w:rPr>
        <w:t xml:space="preserve">five factor model over </w:t>
      </w:r>
      <w:ins w:id="22" w:author="Han, Wang" w:date="2019-07-22T10:33:00Z">
        <w:r w:rsidR="00737E20">
          <w:rPr>
            <w:rFonts w:asciiTheme="majorHAnsi" w:hAnsiTheme="majorHAnsi"/>
            <w:noProof/>
            <w:sz w:val="20"/>
            <w:lang w:eastAsia="en-US"/>
          </w:rPr>
          <w:t>near</w:t>
        </w:r>
      </w:ins>
      <w:ins w:id="23" w:author="Han, Wang" w:date="2019-07-22T10:34:00Z">
        <w:r w:rsidR="00737E20">
          <w:rPr>
            <w:rFonts w:asciiTheme="majorHAnsi" w:hAnsiTheme="majorHAnsi"/>
            <w:noProof/>
            <w:sz w:val="20"/>
            <w:lang w:eastAsia="en-US"/>
          </w:rPr>
          <w:t>ly</w:t>
        </w:r>
      </w:ins>
      <w:ins w:id="24" w:author="Han, Wang" w:date="2019-07-22T10:33:00Z">
        <w:r w:rsidR="00737E20">
          <w:rPr>
            <w:rFonts w:asciiTheme="majorHAnsi" w:hAnsiTheme="majorHAnsi"/>
            <w:noProof/>
            <w:sz w:val="20"/>
            <w:lang w:eastAsia="en-US"/>
          </w:rPr>
          <w:t xml:space="preserve"> sixty years’</w:t>
        </w:r>
      </w:ins>
      <w:del w:id="25" w:author="Han, Wang" w:date="2019-07-22T10:33:00Z">
        <w:r w:rsidDel="00737E20">
          <w:rPr>
            <w:rFonts w:asciiTheme="majorHAnsi" w:hAnsiTheme="majorHAnsi"/>
            <w:noProof/>
            <w:sz w:val="20"/>
            <w:lang w:eastAsia="en-US"/>
          </w:rPr>
          <w:delText>the</w:delText>
        </w:r>
      </w:del>
      <w:r>
        <w:rPr>
          <w:rFonts w:asciiTheme="majorHAnsi" w:hAnsiTheme="majorHAnsi"/>
          <w:noProof/>
          <w:sz w:val="20"/>
          <w:lang w:eastAsia="en-US"/>
        </w:rPr>
        <w:t xml:space="preserve"> histor</w:t>
      </w:r>
      <w:ins w:id="26" w:author="Han, Wang" w:date="2019-07-22T10:34:00Z">
        <w:r w:rsidR="00737E20">
          <w:rPr>
            <w:rFonts w:asciiTheme="majorHAnsi" w:hAnsiTheme="majorHAnsi"/>
            <w:noProof/>
            <w:sz w:val="20"/>
            <w:lang w:eastAsia="en-US"/>
          </w:rPr>
          <w:t>ical data</w:t>
        </w:r>
      </w:ins>
      <w:del w:id="27" w:author="Han, Wang" w:date="2019-07-22T10:34:00Z">
        <w:r w:rsidDel="00737E20">
          <w:rPr>
            <w:rFonts w:asciiTheme="majorHAnsi" w:hAnsiTheme="majorHAnsi"/>
            <w:noProof/>
            <w:sz w:val="20"/>
            <w:lang w:eastAsia="en-US"/>
          </w:rPr>
          <w:delText>y</w:delText>
        </w:r>
      </w:del>
      <w:r>
        <w:rPr>
          <w:rFonts w:asciiTheme="majorHAnsi" w:hAnsiTheme="majorHAnsi"/>
          <w:noProof/>
          <w:sz w:val="20"/>
          <w:lang w:eastAsia="en-US"/>
        </w:rPr>
        <w:t>, w</w:t>
      </w:r>
      <w:r w:rsidR="006806AB">
        <w:rPr>
          <w:rFonts w:asciiTheme="majorHAnsi" w:hAnsiTheme="majorHAnsi"/>
          <w:noProof/>
          <w:sz w:val="20"/>
          <w:lang w:eastAsia="en-US"/>
        </w:rPr>
        <w:t xml:space="preserve">e </w:t>
      </w:r>
      <w:r>
        <w:rPr>
          <w:rFonts w:asciiTheme="majorHAnsi" w:hAnsiTheme="majorHAnsi"/>
          <w:noProof/>
          <w:sz w:val="20"/>
          <w:lang w:eastAsia="en-US"/>
        </w:rPr>
        <w:t xml:space="preserve">replicated the model </w:t>
      </w:r>
      <w:r w:rsidR="00175D83">
        <w:rPr>
          <w:rFonts w:asciiTheme="majorHAnsi" w:hAnsiTheme="majorHAnsi"/>
          <w:noProof/>
          <w:sz w:val="20"/>
          <w:lang w:eastAsia="en-US"/>
        </w:rPr>
        <w:t>with</w:t>
      </w:r>
      <w:r>
        <w:rPr>
          <w:rFonts w:asciiTheme="majorHAnsi" w:hAnsiTheme="majorHAnsi"/>
          <w:noProof/>
          <w:sz w:val="20"/>
          <w:lang w:eastAsia="en-US"/>
        </w:rPr>
        <w:t xml:space="preserve"> </w:t>
      </w:r>
      <w:r w:rsidR="006806AB">
        <w:rPr>
          <w:rFonts w:asciiTheme="majorHAnsi" w:hAnsiTheme="majorHAnsi"/>
          <w:noProof/>
          <w:sz w:val="20"/>
          <w:lang w:eastAsia="en-US"/>
        </w:rPr>
        <w:t>time-series OLS regression</w:t>
      </w:r>
      <w:r>
        <w:rPr>
          <w:rFonts w:asciiTheme="majorHAnsi" w:hAnsiTheme="majorHAnsi"/>
          <w:noProof/>
          <w:sz w:val="20"/>
          <w:lang w:eastAsia="en-US"/>
        </w:rPr>
        <w:t>s using</w:t>
      </w:r>
      <w:r w:rsidR="006806AB">
        <w:rPr>
          <w:rFonts w:asciiTheme="majorHAnsi" w:hAnsiTheme="majorHAnsi"/>
          <w:noProof/>
          <w:sz w:val="20"/>
          <w:lang w:eastAsia="en-US"/>
        </w:rPr>
        <w:t xml:space="preserve"> both daily data and monthly data on a rolling</w:t>
      </w:r>
      <w:r>
        <w:rPr>
          <w:rFonts w:asciiTheme="majorHAnsi" w:hAnsiTheme="majorHAnsi"/>
          <w:noProof/>
          <w:sz w:val="20"/>
          <w:lang w:eastAsia="en-US"/>
        </w:rPr>
        <w:t xml:space="preserve"> window</w:t>
      </w:r>
      <w:r w:rsidR="006806AB">
        <w:rPr>
          <w:rFonts w:asciiTheme="majorHAnsi" w:hAnsiTheme="majorHAnsi"/>
          <w:noProof/>
          <w:sz w:val="20"/>
          <w:lang w:eastAsia="en-US"/>
        </w:rPr>
        <w:t xml:space="preserve"> basis: with daily data we used a half-year rolling window (126 data points), and with monthly data we used a 10-year rolling window (120 data points). </w:t>
      </w:r>
    </w:p>
    <w:p w14:paraId="2650AC5E" w14:textId="77777777" w:rsidR="006806AB" w:rsidRDefault="006806AB" w:rsidP="006806AB">
      <w:pPr>
        <w:jc w:val="both"/>
        <w:rPr>
          <w:rFonts w:asciiTheme="majorHAnsi" w:hAnsiTheme="majorHAnsi" w:hint="eastAsia"/>
          <w:noProof/>
          <w:sz w:val="20"/>
        </w:rPr>
      </w:pPr>
      <w:r>
        <w:rPr>
          <w:rFonts w:asciiTheme="majorHAnsi" w:hAnsiTheme="majorHAnsi"/>
          <w:noProof/>
          <w:sz w:val="20"/>
          <w:lang w:eastAsia="en-US"/>
        </w:rPr>
        <w:t>We also explored the correlation</w:t>
      </w:r>
      <w:ins w:id="28" w:author="Han, Wang" w:date="2019-07-22T10:35:00Z">
        <w:r w:rsidR="00737E20">
          <w:rPr>
            <w:rFonts w:asciiTheme="majorHAnsi" w:hAnsiTheme="majorHAnsi"/>
            <w:noProof/>
            <w:sz w:val="20"/>
            <w:lang w:eastAsia="en-US"/>
          </w:rPr>
          <w:t>s</w:t>
        </w:r>
      </w:ins>
      <w:r>
        <w:rPr>
          <w:rFonts w:asciiTheme="majorHAnsi" w:hAnsiTheme="majorHAnsi"/>
          <w:noProof/>
          <w:sz w:val="20"/>
          <w:lang w:eastAsia="en-US"/>
        </w:rPr>
        <w:t xml:space="preserve"> between the five factors from two perspective: one is to see how those factors explain each other </w:t>
      </w:r>
      <w:del w:id="29" w:author="Han, Wang" w:date="2019-07-22T10:36:00Z">
        <w:r w:rsidDel="00D05C1C">
          <w:rPr>
            <w:rFonts w:asciiTheme="majorHAnsi" w:hAnsiTheme="majorHAnsi"/>
            <w:noProof/>
            <w:sz w:val="20"/>
            <w:lang w:eastAsia="en-US"/>
          </w:rPr>
          <w:delText xml:space="preserve">with </w:delText>
        </w:r>
      </w:del>
      <w:ins w:id="30" w:author="Han, Wang" w:date="2019-07-22T10:36:00Z">
        <w:r w:rsidR="00D05C1C">
          <w:rPr>
            <w:rFonts w:asciiTheme="majorHAnsi" w:hAnsiTheme="majorHAnsi"/>
            <w:noProof/>
            <w:sz w:val="20"/>
            <w:lang w:eastAsia="en-US"/>
          </w:rPr>
          <w:t xml:space="preserve">by doing </w:t>
        </w:r>
      </w:ins>
      <w:r>
        <w:rPr>
          <w:rFonts w:asciiTheme="majorHAnsi" w:hAnsiTheme="majorHAnsi"/>
          <w:noProof/>
          <w:sz w:val="20"/>
          <w:lang w:eastAsia="en-US"/>
        </w:rPr>
        <w:t xml:space="preserve">time-series OLS regression </w:t>
      </w:r>
      <w:ins w:id="31" w:author="Han, Wang" w:date="2019-07-22T10:37:00Z">
        <w:r w:rsidR="00D05C1C">
          <w:rPr>
            <w:rFonts w:asciiTheme="majorHAnsi" w:hAnsiTheme="majorHAnsi"/>
            <w:noProof/>
            <w:sz w:val="20"/>
            <w:lang w:eastAsia="en-US"/>
          </w:rPr>
          <w:t>for</w:t>
        </w:r>
      </w:ins>
      <w:del w:id="32" w:author="Han, Wang" w:date="2019-07-22T10:37:00Z">
        <w:r w:rsidDel="00D05C1C">
          <w:rPr>
            <w:rFonts w:asciiTheme="majorHAnsi" w:hAnsiTheme="majorHAnsi"/>
            <w:noProof/>
            <w:sz w:val="20"/>
            <w:lang w:eastAsia="en-US"/>
          </w:rPr>
          <w:delText>of</w:delText>
        </w:r>
      </w:del>
      <w:r w:rsidR="00C10706">
        <w:rPr>
          <w:rFonts w:asciiTheme="majorHAnsi" w:hAnsiTheme="majorHAnsi"/>
          <w:noProof/>
          <w:sz w:val="20"/>
          <w:lang w:eastAsia="en-US"/>
        </w:rPr>
        <w:t xml:space="preserve"> each factor</w:t>
      </w:r>
      <w:ins w:id="33" w:author="Han, Wang" w:date="2019-07-22T10:37:00Z">
        <w:r w:rsidR="00D05C1C">
          <w:rPr>
            <w:rFonts w:asciiTheme="majorHAnsi" w:hAnsiTheme="majorHAnsi"/>
            <w:noProof/>
            <w:sz w:val="20"/>
            <w:lang w:eastAsia="en-US"/>
          </w:rPr>
          <w:t xml:space="preserve"> with the</w:t>
        </w:r>
      </w:ins>
      <w:del w:id="34" w:author="Han, Wang" w:date="2019-07-22T10:37:00Z">
        <w:r w:rsidR="00C10706" w:rsidDel="00D05C1C">
          <w:rPr>
            <w:rFonts w:asciiTheme="majorHAnsi" w:hAnsiTheme="majorHAnsi"/>
            <w:noProof/>
            <w:sz w:val="20"/>
            <w:lang w:eastAsia="en-US"/>
          </w:rPr>
          <w:delText xml:space="preserve"> on the</w:delText>
        </w:r>
      </w:del>
      <w:r w:rsidR="00C10706">
        <w:rPr>
          <w:rFonts w:asciiTheme="majorHAnsi" w:hAnsiTheme="majorHAnsi"/>
          <w:noProof/>
          <w:sz w:val="20"/>
          <w:lang w:eastAsia="en-US"/>
        </w:rPr>
        <w:t xml:space="preserve"> rest four, a</w:t>
      </w:r>
      <w:r>
        <w:rPr>
          <w:rFonts w:asciiTheme="majorHAnsi" w:hAnsiTheme="majorHAnsi"/>
          <w:noProof/>
          <w:sz w:val="20"/>
          <w:lang w:eastAsia="en-US"/>
        </w:rPr>
        <w:t xml:space="preserve">nd the other one is to </w:t>
      </w:r>
      <w:del w:id="35" w:author="Han, Wang" w:date="2019-07-22T10:44:00Z">
        <w:r w:rsidDel="00D05C1C">
          <w:rPr>
            <w:rFonts w:asciiTheme="majorHAnsi" w:hAnsiTheme="majorHAnsi"/>
            <w:noProof/>
            <w:sz w:val="20"/>
            <w:lang w:eastAsia="en-US"/>
          </w:rPr>
          <w:delText xml:space="preserve">observe </w:delText>
        </w:r>
      </w:del>
      <w:ins w:id="36" w:author="Han, Wang" w:date="2019-07-22T10:44:00Z">
        <w:r w:rsidR="00D05C1C">
          <w:rPr>
            <w:rFonts w:asciiTheme="majorHAnsi" w:hAnsiTheme="majorHAnsi"/>
            <w:noProof/>
            <w:sz w:val="20"/>
            <w:lang w:eastAsia="en-US"/>
          </w:rPr>
          <w:t xml:space="preserve">look at </w:t>
        </w:r>
      </w:ins>
      <w:r>
        <w:rPr>
          <w:rFonts w:asciiTheme="majorHAnsi" w:hAnsiTheme="majorHAnsi"/>
          <w:noProof/>
          <w:sz w:val="20"/>
          <w:lang w:eastAsia="en-US"/>
        </w:rPr>
        <w:t xml:space="preserve">the Pearson correlations </w:t>
      </w:r>
      <w:ins w:id="37" w:author="Han, Wang" w:date="2019-07-22T10:44:00Z">
        <w:r w:rsidR="00D05C1C">
          <w:rPr>
            <w:rFonts w:asciiTheme="majorHAnsi" w:hAnsiTheme="majorHAnsi"/>
            <w:noProof/>
            <w:sz w:val="20"/>
            <w:lang w:eastAsia="en-US"/>
          </w:rPr>
          <w:t>of those</w:t>
        </w:r>
      </w:ins>
      <w:del w:id="38" w:author="Han, Wang" w:date="2019-07-22T10:44:00Z">
        <w:r w:rsidDel="00D05C1C">
          <w:rPr>
            <w:rFonts w:asciiTheme="majorHAnsi" w:hAnsiTheme="majorHAnsi"/>
            <w:noProof/>
            <w:sz w:val="20"/>
            <w:lang w:eastAsia="en-US"/>
          </w:rPr>
          <w:delText>between</w:delText>
        </w:r>
      </w:del>
      <w:ins w:id="39" w:author="Han, Wang" w:date="2019-07-22T10:44:00Z">
        <w:r w:rsidR="00D05C1C">
          <w:rPr>
            <w:rFonts w:asciiTheme="majorHAnsi" w:hAnsiTheme="majorHAnsi"/>
            <w:noProof/>
            <w:sz w:val="20"/>
            <w:lang w:eastAsia="en-US"/>
          </w:rPr>
          <w:t xml:space="preserve"> </w:t>
        </w:r>
      </w:ins>
      <w:del w:id="40" w:author="Han, Wang" w:date="2019-07-22T10:44:00Z">
        <w:r w:rsidDel="00D05C1C">
          <w:rPr>
            <w:rFonts w:asciiTheme="majorHAnsi" w:hAnsiTheme="majorHAnsi"/>
            <w:noProof/>
            <w:sz w:val="20"/>
            <w:lang w:eastAsia="en-US"/>
          </w:rPr>
          <w:delText xml:space="preserve"> the </w:delText>
        </w:r>
      </w:del>
      <w:r>
        <w:rPr>
          <w:rFonts w:asciiTheme="majorHAnsi" w:hAnsiTheme="majorHAnsi"/>
          <w:noProof/>
          <w:sz w:val="20"/>
          <w:lang w:eastAsia="en-US"/>
        </w:rPr>
        <w:t>factors along</w:t>
      </w:r>
      <w:del w:id="41" w:author="Han, Wang" w:date="2019-07-22T10:43:00Z">
        <w:r w:rsidDel="00D05C1C">
          <w:rPr>
            <w:rFonts w:asciiTheme="majorHAnsi" w:hAnsiTheme="majorHAnsi"/>
            <w:noProof/>
            <w:sz w:val="20"/>
            <w:lang w:eastAsia="en-US"/>
          </w:rPr>
          <w:delText xml:space="preserve"> </w:delText>
        </w:r>
      </w:del>
      <w:ins w:id="42" w:author="Han, Wang" w:date="2019-07-22T10:43:00Z">
        <w:r w:rsidR="00D05C1C">
          <w:rPr>
            <w:rFonts w:asciiTheme="majorHAnsi" w:hAnsiTheme="majorHAnsi"/>
            <w:noProof/>
            <w:sz w:val="20"/>
          </w:rPr>
          <w:t xml:space="preserve"> </w:t>
        </w:r>
      </w:ins>
      <w:r>
        <w:rPr>
          <w:rFonts w:asciiTheme="majorHAnsi" w:hAnsiTheme="majorHAnsi" w:hint="eastAsia"/>
          <w:noProof/>
          <w:sz w:val="20"/>
        </w:rPr>
        <w:t>t</w:t>
      </w:r>
      <w:r>
        <w:rPr>
          <w:rFonts w:asciiTheme="majorHAnsi" w:hAnsiTheme="majorHAnsi"/>
          <w:noProof/>
          <w:sz w:val="20"/>
          <w:lang w:eastAsia="en-US"/>
        </w:rPr>
        <w:t>ime</w:t>
      </w:r>
      <w:ins w:id="43" w:author="Han, Wang" w:date="2019-07-22T10:43:00Z">
        <w:r w:rsidR="00D05C1C">
          <w:rPr>
            <w:rFonts w:asciiTheme="majorHAnsi" w:hAnsiTheme="majorHAnsi"/>
            <w:noProof/>
            <w:sz w:val="20"/>
            <w:lang w:eastAsia="en-US"/>
          </w:rPr>
          <w:t xml:space="preserve"> </w:t>
        </w:r>
        <w:r w:rsidR="00D05C1C">
          <w:rPr>
            <w:rFonts w:asciiTheme="majorHAnsi" w:hAnsiTheme="majorHAnsi" w:hint="eastAsia"/>
            <w:noProof/>
            <w:sz w:val="20"/>
          </w:rPr>
          <w:t>rolling</w:t>
        </w:r>
        <w:r w:rsidR="00D05C1C">
          <w:rPr>
            <w:rFonts w:asciiTheme="majorHAnsi" w:hAnsiTheme="majorHAnsi"/>
            <w:noProof/>
            <w:sz w:val="20"/>
          </w:rPr>
          <w:t xml:space="preserve"> </w:t>
        </w:r>
        <w:r w:rsidR="00D05C1C">
          <w:rPr>
            <w:rFonts w:asciiTheme="majorHAnsi" w:hAnsiTheme="majorHAnsi" w:hint="eastAsia"/>
            <w:noProof/>
            <w:sz w:val="20"/>
          </w:rPr>
          <w:t>windows</w:t>
        </w:r>
        <w:r w:rsidR="00D05C1C">
          <w:rPr>
            <w:rFonts w:asciiTheme="majorHAnsi" w:hAnsiTheme="majorHAnsi"/>
            <w:noProof/>
            <w:sz w:val="20"/>
          </w:rPr>
          <w:t xml:space="preserve">. </w:t>
        </w:r>
      </w:ins>
      <w:r>
        <w:rPr>
          <w:rFonts w:asciiTheme="majorHAnsi" w:hAnsiTheme="majorHAnsi"/>
          <w:noProof/>
          <w:sz w:val="20"/>
          <w:lang w:eastAsia="en-US"/>
        </w:rPr>
        <w:t xml:space="preserve"> </w:t>
      </w:r>
      <w:del w:id="44" w:author="Han, Wang" w:date="2019-07-22T10:43:00Z">
        <w:r w:rsidDel="00D05C1C">
          <w:rPr>
            <w:rFonts w:asciiTheme="majorHAnsi" w:hAnsiTheme="majorHAnsi"/>
            <w:noProof/>
            <w:sz w:val="20"/>
            <w:lang w:eastAsia="en-US"/>
          </w:rPr>
          <w:delText>with r</w:delText>
        </w:r>
        <w:r w:rsidR="00C10706" w:rsidDel="00D05C1C">
          <w:rPr>
            <w:rFonts w:asciiTheme="majorHAnsi" w:hAnsiTheme="majorHAnsi"/>
            <w:noProof/>
            <w:sz w:val="20"/>
            <w:lang w:eastAsia="en-US"/>
          </w:rPr>
          <w:delText xml:space="preserve">olling windows same as the replication regressions. </w:delText>
        </w:r>
      </w:del>
    </w:p>
    <w:p w14:paraId="7FF15FFF" w14:textId="77777777" w:rsidR="00C10706" w:rsidRDefault="00C10706" w:rsidP="006806AB">
      <w:pPr>
        <w:jc w:val="both"/>
        <w:rPr>
          <w:rFonts w:asciiTheme="majorHAnsi" w:hAnsiTheme="majorHAnsi"/>
          <w:noProof/>
          <w:sz w:val="20"/>
          <w:lang w:eastAsia="en-US"/>
        </w:rPr>
      </w:pPr>
      <w:r>
        <w:rPr>
          <w:rFonts w:asciiTheme="majorHAnsi" w:hAnsiTheme="majorHAnsi"/>
          <w:noProof/>
          <w:sz w:val="20"/>
          <w:lang w:eastAsia="en-US"/>
        </w:rPr>
        <w:t>Finally</w:t>
      </w:r>
      <w:ins w:id="45" w:author="Han, Wang" w:date="2019-07-22T10:45:00Z">
        <w:r w:rsidR="00D05C1C">
          <w:rPr>
            <w:rFonts w:asciiTheme="majorHAnsi" w:hAnsiTheme="majorHAnsi"/>
            <w:noProof/>
            <w:sz w:val="20"/>
            <w:lang w:eastAsia="en-US"/>
          </w:rPr>
          <w:t>,</w:t>
        </w:r>
      </w:ins>
      <w:r>
        <w:rPr>
          <w:rFonts w:asciiTheme="majorHAnsi" w:hAnsiTheme="majorHAnsi"/>
          <w:noProof/>
          <w:sz w:val="20"/>
          <w:lang w:eastAsia="en-US"/>
        </w:rPr>
        <w:t xml:space="preserve"> we looked at the </w:t>
      </w:r>
      <w:del w:id="46" w:author="Han, Wang" w:date="2019-07-22T10:45:00Z">
        <w:r w:rsidDel="00D05C1C">
          <w:rPr>
            <w:rFonts w:asciiTheme="majorHAnsi" w:hAnsiTheme="majorHAnsi"/>
            <w:noProof/>
            <w:sz w:val="20"/>
            <w:lang w:eastAsia="en-US"/>
          </w:rPr>
          <w:delText xml:space="preserve">each of the factors </w:delText>
        </w:r>
      </w:del>
      <w:r>
        <w:rPr>
          <w:rFonts w:asciiTheme="majorHAnsi" w:hAnsiTheme="majorHAnsi"/>
          <w:noProof/>
          <w:sz w:val="20"/>
          <w:lang w:eastAsia="en-US"/>
        </w:rPr>
        <w:t xml:space="preserve">explanatory power </w:t>
      </w:r>
      <w:ins w:id="47" w:author="Han, Wang" w:date="2019-07-22T10:46:00Z">
        <w:r w:rsidR="0080402C">
          <w:rPr>
            <w:rFonts w:asciiTheme="majorHAnsi" w:hAnsiTheme="majorHAnsi"/>
            <w:noProof/>
            <w:sz w:val="20"/>
            <w:lang w:eastAsia="en-US"/>
          </w:rPr>
          <w:t xml:space="preserve">for </w:t>
        </w:r>
        <w:r w:rsidR="00D05C1C">
          <w:rPr>
            <w:rFonts w:asciiTheme="majorHAnsi" w:hAnsiTheme="majorHAnsi"/>
            <w:noProof/>
            <w:sz w:val="20"/>
            <w:lang w:eastAsia="en-US"/>
          </w:rPr>
          <w:t xml:space="preserve">each of the factors </w:t>
        </w:r>
      </w:ins>
      <w:r>
        <w:rPr>
          <w:rFonts w:asciiTheme="majorHAnsi" w:hAnsiTheme="majorHAnsi"/>
          <w:noProof/>
          <w:sz w:val="20"/>
          <w:lang w:eastAsia="en-US"/>
        </w:rPr>
        <w:t>in the history from</w:t>
      </w:r>
      <w:r w:rsidR="00EA5C63">
        <w:rPr>
          <w:rFonts w:asciiTheme="majorHAnsi" w:hAnsiTheme="majorHAnsi"/>
          <w:noProof/>
          <w:sz w:val="20"/>
          <w:lang w:eastAsia="en-US"/>
        </w:rPr>
        <w:t xml:space="preserve"> their statistical significance in the rolling-window OLS regressions from our model replication work.</w:t>
      </w:r>
    </w:p>
    <w:p w14:paraId="69FCAF46" w14:textId="77777777" w:rsidR="00021429" w:rsidRPr="007D2242" w:rsidRDefault="00021429" w:rsidP="006E4869">
      <w:pPr>
        <w:pStyle w:val="ListParagraph"/>
        <w:numPr>
          <w:ilvl w:val="0"/>
          <w:numId w:val="2"/>
        </w:numPr>
        <w:ind w:left="360"/>
        <w:jc w:val="both"/>
        <w:rPr>
          <w:rFonts w:asciiTheme="majorHAnsi" w:hAnsiTheme="majorHAnsi"/>
          <w:b/>
          <w:i/>
          <w:noProof/>
          <w:lang w:eastAsia="en-US"/>
        </w:rPr>
      </w:pPr>
      <w:r w:rsidRPr="007D2242">
        <w:rPr>
          <w:rFonts w:asciiTheme="majorHAnsi" w:hAnsiTheme="majorHAnsi"/>
          <w:b/>
          <w:i/>
          <w:noProof/>
          <w:lang w:eastAsia="en-US"/>
        </w:rPr>
        <w:t>The daily return and volatility by ME</w:t>
      </w:r>
    </w:p>
    <w:p w14:paraId="1DDCF12A" w14:textId="77777777" w:rsidR="00021429" w:rsidRDefault="00021429" w:rsidP="003816A4">
      <w:pPr>
        <w:jc w:val="both"/>
        <w:rPr>
          <w:rFonts w:asciiTheme="majorHAnsi" w:hAnsiTheme="majorHAnsi"/>
          <w:sz w:val="20"/>
        </w:rPr>
      </w:pPr>
      <w:r>
        <w:rPr>
          <w:rFonts w:asciiTheme="majorHAnsi" w:hAnsiTheme="majorHAnsi"/>
          <w:noProof/>
          <w:sz w:val="20"/>
          <w:lang w:eastAsia="en-US"/>
        </w:rPr>
        <w:drawing>
          <wp:inline distT="0" distB="0" distL="0" distR="0" wp14:anchorId="1F3CA766" wp14:editId="74EEC2BA">
            <wp:extent cx="3046095" cy="101536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0-day Moving Average Return - Protfolios Formed on 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6095" cy="1015365"/>
                    </a:xfrm>
                    <a:prstGeom prst="rect">
                      <a:avLst/>
                    </a:prstGeom>
                  </pic:spPr>
                </pic:pic>
              </a:graphicData>
            </a:graphic>
          </wp:inline>
        </w:drawing>
      </w:r>
      <w:r>
        <w:rPr>
          <w:rFonts w:asciiTheme="majorHAnsi" w:hAnsiTheme="majorHAnsi"/>
          <w:noProof/>
          <w:sz w:val="20"/>
          <w:lang w:eastAsia="en-US"/>
        </w:rPr>
        <w:drawing>
          <wp:inline distT="0" distB="0" distL="0" distR="0" wp14:anchorId="06B14F23" wp14:editId="5B35A50A">
            <wp:extent cx="3046095" cy="10153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day Volatility - Protfolios Formed on 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6095" cy="1015365"/>
                    </a:xfrm>
                    <a:prstGeom prst="rect">
                      <a:avLst/>
                    </a:prstGeom>
                  </pic:spPr>
                </pic:pic>
              </a:graphicData>
            </a:graphic>
          </wp:inline>
        </w:drawing>
      </w:r>
    </w:p>
    <w:p w14:paraId="401C9ED7" w14:textId="77777777" w:rsidR="00196AC0" w:rsidRPr="00011E66" w:rsidRDefault="00021429" w:rsidP="00C42976">
      <w:pPr>
        <w:pStyle w:val="ListParagraph"/>
        <w:numPr>
          <w:ilvl w:val="0"/>
          <w:numId w:val="2"/>
        </w:numPr>
        <w:ind w:left="360"/>
        <w:jc w:val="both"/>
        <w:rPr>
          <w:rFonts w:asciiTheme="majorHAnsi" w:hAnsiTheme="majorHAnsi"/>
          <w:b/>
          <w:i/>
          <w:noProof/>
          <w:lang w:eastAsia="en-US"/>
        </w:rPr>
      </w:pPr>
      <w:r w:rsidRPr="00011E66">
        <w:rPr>
          <w:rFonts w:asciiTheme="majorHAnsi" w:hAnsiTheme="majorHAnsi"/>
          <w:b/>
          <w:i/>
          <w:noProof/>
          <w:lang w:eastAsia="en-US"/>
        </w:rPr>
        <w:t>R</w:t>
      </w:r>
      <w:ins w:id="48" w:author="Han, Wang" w:date="2019-07-22T10:47:00Z">
        <w:r w:rsidR="0080402C">
          <w:rPr>
            <w:rFonts w:asciiTheme="majorHAnsi" w:hAnsiTheme="majorHAnsi"/>
            <w:b/>
            <w:i/>
            <w:noProof/>
            <w:lang w:eastAsia="en-US"/>
          </w:rPr>
          <w:t>-</w:t>
        </w:r>
      </w:ins>
      <w:del w:id="49" w:author="Han, Wang" w:date="2019-07-22T10:47:00Z">
        <w:r w:rsidRPr="00011E66" w:rsidDel="0080402C">
          <w:rPr>
            <w:rFonts w:asciiTheme="majorHAnsi" w:hAnsiTheme="majorHAnsi"/>
            <w:b/>
            <w:i/>
            <w:noProof/>
            <w:lang w:eastAsia="en-US"/>
          </w:rPr>
          <w:delText xml:space="preserve"> </w:delText>
        </w:r>
      </w:del>
      <w:r w:rsidRPr="00011E66">
        <w:rPr>
          <w:rFonts w:asciiTheme="majorHAnsi" w:hAnsiTheme="majorHAnsi"/>
          <w:b/>
          <w:i/>
          <w:noProof/>
          <w:lang w:eastAsia="en-US"/>
        </w:rPr>
        <w:t>Square</w:t>
      </w:r>
      <w:ins w:id="50" w:author="Han, Wang" w:date="2019-07-22T10:47:00Z">
        <w:r w:rsidR="0080402C">
          <w:rPr>
            <w:rFonts w:asciiTheme="majorHAnsi" w:hAnsiTheme="majorHAnsi"/>
            <w:b/>
            <w:i/>
            <w:noProof/>
            <w:lang w:eastAsia="en-US"/>
          </w:rPr>
          <w:t>d</w:t>
        </w:r>
      </w:ins>
    </w:p>
    <w:p w14:paraId="25067BFE" w14:textId="77777777" w:rsidR="006E4869" w:rsidRDefault="008631FC" w:rsidP="008631FC">
      <w:pPr>
        <w:jc w:val="both"/>
        <w:rPr>
          <w:rFonts w:asciiTheme="majorHAnsi" w:hAnsiTheme="majorHAnsi"/>
          <w:sz w:val="20"/>
        </w:rPr>
      </w:pPr>
      <w:r>
        <w:rPr>
          <w:rFonts w:asciiTheme="majorHAnsi" w:hAnsiTheme="majorHAnsi"/>
          <w:sz w:val="20"/>
        </w:rPr>
        <w:t xml:space="preserve">To explore the explanatory power of the five factor model </w:t>
      </w:r>
      <w:r w:rsidR="003C189A">
        <w:rPr>
          <w:rFonts w:asciiTheme="majorHAnsi" w:hAnsiTheme="majorHAnsi"/>
          <w:sz w:val="20"/>
        </w:rPr>
        <w:t>with</w:t>
      </w:r>
      <w:r>
        <w:rPr>
          <w:rFonts w:asciiTheme="majorHAnsi" w:hAnsiTheme="majorHAnsi"/>
          <w:sz w:val="20"/>
        </w:rPr>
        <w:t xml:space="preserve"> different </w:t>
      </w:r>
      <w:del w:id="51" w:author="Han, Wang" w:date="2019-07-22T10:49:00Z">
        <w:r w:rsidDel="0080402C">
          <w:rPr>
            <w:rFonts w:asciiTheme="majorHAnsi" w:hAnsiTheme="majorHAnsi"/>
            <w:sz w:val="20"/>
          </w:rPr>
          <w:delText>size cuts</w:delText>
        </w:r>
      </w:del>
      <w:ins w:id="52" w:author="Han, Wang" w:date="2019-07-22T10:50:00Z">
        <w:r w:rsidR="0080402C">
          <w:rPr>
            <w:rFonts w:asciiTheme="majorHAnsi" w:hAnsiTheme="majorHAnsi"/>
            <w:sz w:val="20"/>
          </w:rPr>
          <w:t>portfolio</w:t>
        </w:r>
      </w:ins>
      <w:ins w:id="53" w:author="Han, Wang" w:date="2019-07-22T10:49:00Z">
        <w:r w:rsidR="0080402C">
          <w:rPr>
            <w:rFonts w:asciiTheme="majorHAnsi" w:hAnsiTheme="majorHAnsi"/>
            <w:sz w:val="20"/>
          </w:rPr>
          <w:t xml:space="preserve"> </w:t>
        </w:r>
      </w:ins>
      <w:ins w:id="54" w:author="Han, Wang" w:date="2019-07-22T10:50:00Z">
        <w:r w:rsidR="0080402C">
          <w:rPr>
            <w:rFonts w:asciiTheme="majorHAnsi" w:hAnsiTheme="majorHAnsi"/>
            <w:sz w:val="20"/>
          </w:rPr>
          <w:t>groupings</w:t>
        </w:r>
      </w:ins>
      <w:r>
        <w:rPr>
          <w:rFonts w:asciiTheme="majorHAnsi" w:hAnsiTheme="majorHAnsi"/>
          <w:sz w:val="20"/>
        </w:rPr>
        <w:t xml:space="preserve"> and </w:t>
      </w:r>
      <w:del w:id="55" w:author="Han, Wang" w:date="2019-07-22T10:50:00Z">
        <w:r w:rsidDel="0080402C">
          <w:rPr>
            <w:rFonts w:asciiTheme="majorHAnsi" w:hAnsiTheme="majorHAnsi"/>
            <w:sz w:val="20"/>
          </w:rPr>
          <w:delText xml:space="preserve">data </w:delText>
        </w:r>
      </w:del>
      <w:ins w:id="56" w:author="Han, Wang" w:date="2019-07-22T10:50:00Z">
        <w:r w:rsidR="0080402C">
          <w:rPr>
            <w:rFonts w:asciiTheme="majorHAnsi" w:hAnsiTheme="majorHAnsi"/>
            <w:sz w:val="20"/>
          </w:rPr>
          <w:t xml:space="preserve">sampling </w:t>
        </w:r>
      </w:ins>
      <w:r>
        <w:rPr>
          <w:rFonts w:asciiTheme="majorHAnsi" w:hAnsiTheme="majorHAnsi"/>
          <w:sz w:val="20"/>
        </w:rPr>
        <w:t>frequenc</w:t>
      </w:r>
      <w:ins w:id="57" w:author="Han, Wang" w:date="2019-07-22T10:50:00Z">
        <w:r w:rsidR="0080402C">
          <w:rPr>
            <w:rFonts w:asciiTheme="majorHAnsi" w:hAnsiTheme="majorHAnsi"/>
            <w:sz w:val="20"/>
          </w:rPr>
          <w:t>ies</w:t>
        </w:r>
      </w:ins>
      <w:del w:id="58" w:author="Han, Wang" w:date="2019-07-22T10:50:00Z">
        <w:r w:rsidDel="0080402C">
          <w:rPr>
            <w:rFonts w:asciiTheme="majorHAnsi" w:hAnsiTheme="majorHAnsi"/>
            <w:sz w:val="20"/>
          </w:rPr>
          <w:delText>y</w:delText>
        </w:r>
      </w:del>
      <w:r>
        <w:rPr>
          <w:rFonts w:asciiTheme="majorHAnsi" w:hAnsiTheme="majorHAnsi"/>
          <w:sz w:val="20"/>
        </w:rPr>
        <w:t xml:space="preserve">, we did regressions with </w:t>
      </w:r>
      <w:r w:rsidR="00EA5C63">
        <w:rPr>
          <w:rFonts w:asciiTheme="majorHAnsi" w:hAnsiTheme="majorHAnsi"/>
          <w:sz w:val="20"/>
        </w:rPr>
        <w:t xml:space="preserve">portfolios that cut the </w:t>
      </w:r>
      <w:r w:rsidR="003C189A">
        <w:rPr>
          <w:rFonts w:asciiTheme="majorHAnsi" w:hAnsiTheme="majorHAnsi"/>
          <w:sz w:val="20"/>
        </w:rPr>
        <w:t xml:space="preserve">equity </w:t>
      </w:r>
      <w:r w:rsidR="00EA5C63">
        <w:rPr>
          <w:rFonts w:asciiTheme="majorHAnsi" w:hAnsiTheme="majorHAnsi"/>
          <w:sz w:val="20"/>
        </w:rPr>
        <w:t xml:space="preserve">universe into 3 and 5 and 10 </w:t>
      </w:r>
      <w:r w:rsidR="003C189A">
        <w:rPr>
          <w:rFonts w:asciiTheme="majorHAnsi" w:hAnsiTheme="majorHAnsi"/>
          <w:sz w:val="20"/>
        </w:rPr>
        <w:t xml:space="preserve">baskets </w:t>
      </w:r>
      <w:r w:rsidR="00EA5C63">
        <w:rPr>
          <w:rFonts w:asciiTheme="majorHAnsi" w:hAnsiTheme="majorHAnsi"/>
          <w:sz w:val="20"/>
        </w:rPr>
        <w:t>based on market capitalization (size portfolios) and</w:t>
      </w:r>
      <w:r w:rsidR="003C189A">
        <w:rPr>
          <w:rFonts w:asciiTheme="majorHAnsi" w:hAnsiTheme="majorHAnsi"/>
          <w:sz w:val="20"/>
        </w:rPr>
        <w:t xml:space="preserve"> regressed</w:t>
      </w:r>
      <w:r w:rsidR="00EA5C63">
        <w:rPr>
          <w:rFonts w:asciiTheme="majorHAnsi" w:hAnsiTheme="majorHAnsi"/>
          <w:sz w:val="20"/>
        </w:rPr>
        <w:t xml:space="preserve"> each portfolio</w:t>
      </w:r>
      <w:r w:rsidR="003C189A">
        <w:rPr>
          <w:rFonts w:asciiTheme="majorHAnsi" w:hAnsiTheme="majorHAnsi"/>
          <w:sz w:val="20"/>
        </w:rPr>
        <w:t>’s</w:t>
      </w:r>
      <w:r w:rsidR="00EA5C63">
        <w:rPr>
          <w:rFonts w:asciiTheme="majorHAnsi" w:hAnsiTheme="majorHAnsi"/>
          <w:sz w:val="20"/>
        </w:rPr>
        <w:t xml:space="preserve"> daily returns </w:t>
      </w:r>
      <w:r w:rsidR="003C189A">
        <w:rPr>
          <w:rFonts w:asciiTheme="majorHAnsi" w:hAnsiTheme="majorHAnsi"/>
          <w:sz w:val="20"/>
        </w:rPr>
        <w:t>and monthly returns on the five factors</w:t>
      </w:r>
      <w:r w:rsidR="006E4869">
        <w:rPr>
          <w:rFonts w:asciiTheme="majorHAnsi" w:hAnsiTheme="majorHAnsi"/>
          <w:sz w:val="20"/>
        </w:rPr>
        <w:t xml:space="preserve"> (thus in total there are </w:t>
      </w:r>
      <m:oMath>
        <m:r>
          <w:rPr>
            <w:rFonts w:ascii="Cambria Math" w:hAnsi="Cambria Math"/>
            <w:sz w:val="20"/>
          </w:rPr>
          <m:t>2×3</m:t>
        </m:r>
      </m:oMath>
      <w:r w:rsidR="00EA5C63">
        <w:rPr>
          <w:rFonts w:asciiTheme="majorHAnsi" w:hAnsiTheme="majorHAnsi"/>
          <w:sz w:val="20"/>
        </w:rPr>
        <w:t xml:space="preserve"> </w:t>
      </w:r>
      <w:r w:rsidR="003C189A">
        <w:rPr>
          <w:rFonts w:asciiTheme="majorHAnsi" w:hAnsiTheme="majorHAnsi"/>
          <w:sz w:val="20"/>
        </w:rPr>
        <w:t>groups</w:t>
      </w:r>
      <w:r w:rsidR="006E4869">
        <w:rPr>
          <w:rFonts w:asciiTheme="majorHAnsi" w:hAnsiTheme="majorHAnsi"/>
          <w:sz w:val="20"/>
        </w:rPr>
        <w:t xml:space="preserve"> of regressions)</w:t>
      </w:r>
      <w:ins w:id="59" w:author="Han, Wang" w:date="2019-07-22T10:51:00Z">
        <w:r w:rsidR="0080402C">
          <w:rPr>
            <w:rFonts w:asciiTheme="majorHAnsi" w:hAnsiTheme="majorHAnsi"/>
            <w:sz w:val="20"/>
          </w:rPr>
          <w:t>.</w:t>
        </w:r>
      </w:ins>
      <w:r w:rsidR="006E4869">
        <w:rPr>
          <w:rFonts w:asciiTheme="majorHAnsi" w:hAnsiTheme="majorHAnsi"/>
          <w:sz w:val="20"/>
        </w:rPr>
        <w:t xml:space="preserve"> </w:t>
      </w:r>
      <w:r w:rsidR="00EA5C63">
        <w:rPr>
          <w:rFonts w:asciiTheme="majorHAnsi" w:hAnsiTheme="majorHAnsi"/>
          <w:sz w:val="20"/>
        </w:rPr>
        <w:t>Again, for regressions</w:t>
      </w:r>
      <w:r w:rsidR="006E4869">
        <w:rPr>
          <w:rFonts w:asciiTheme="majorHAnsi" w:hAnsiTheme="majorHAnsi"/>
          <w:sz w:val="20"/>
        </w:rPr>
        <w:t xml:space="preserve"> with daily returns, we adopted half-year rolling windows and for regressions with monthly data, we used 10-year rolling windows. We used the </w:t>
      </w:r>
      <w:del w:id="60" w:author="Han, Wang" w:date="2019-07-22T10:51:00Z">
        <w:r w:rsidR="006E4869" w:rsidDel="0080402C">
          <w:rPr>
            <w:rFonts w:asciiTheme="majorHAnsi" w:hAnsiTheme="majorHAnsi"/>
            <w:sz w:val="20"/>
          </w:rPr>
          <w:delText xml:space="preserve">middle </w:delText>
        </w:r>
      </w:del>
      <w:ins w:id="61" w:author="Han, Wang" w:date="2019-07-22T10:51:00Z">
        <w:r w:rsidR="0080402C">
          <w:rPr>
            <w:rFonts w:asciiTheme="majorHAnsi" w:hAnsiTheme="majorHAnsi"/>
            <w:sz w:val="20"/>
          </w:rPr>
          <w:t xml:space="preserve">last </w:t>
        </w:r>
      </w:ins>
      <w:ins w:id="62" w:author="Han, Wang" w:date="2019-07-22T10:54:00Z">
        <w:r w:rsidR="0080402C">
          <w:rPr>
            <w:rFonts w:asciiTheme="majorHAnsi" w:hAnsiTheme="majorHAnsi"/>
            <w:sz w:val="20"/>
          </w:rPr>
          <w:t>date</w:t>
        </w:r>
      </w:ins>
      <w:ins w:id="63" w:author="Han, Wang" w:date="2019-07-22T10:52:00Z">
        <w:r w:rsidR="0080402C">
          <w:rPr>
            <w:rFonts w:asciiTheme="majorHAnsi" w:hAnsiTheme="majorHAnsi"/>
            <w:sz w:val="20"/>
          </w:rPr>
          <w:t xml:space="preserve"> </w:t>
        </w:r>
      </w:ins>
      <w:r w:rsidR="006E4869">
        <w:rPr>
          <w:rFonts w:asciiTheme="majorHAnsi" w:hAnsiTheme="majorHAnsi"/>
          <w:sz w:val="20"/>
        </w:rPr>
        <w:t>point of each rolling window to mark the regression</w:t>
      </w:r>
      <w:ins w:id="64" w:author="Han, Wang" w:date="2019-07-22T10:53:00Z">
        <w:r w:rsidR="0080402C">
          <w:rPr>
            <w:rFonts w:asciiTheme="majorHAnsi" w:hAnsiTheme="majorHAnsi"/>
            <w:sz w:val="20"/>
          </w:rPr>
          <w:t xml:space="preserve">. </w:t>
        </w:r>
      </w:ins>
      <w:del w:id="65" w:author="Han, Wang" w:date="2019-07-22T10:53:00Z">
        <w:r w:rsidR="006E4869" w:rsidDel="0080402C">
          <w:rPr>
            <w:rFonts w:asciiTheme="majorHAnsi" w:hAnsiTheme="majorHAnsi"/>
            <w:sz w:val="20"/>
          </w:rPr>
          <w:delText>, so that the results</w:delText>
        </w:r>
      </w:del>
      <w:del w:id="66" w:author="Han, Wang" w:date="2019-07-22T10:52:00Z">
        <w:r w:rsidR="006E4869" w:rsidDel="0080402C">
          <w:rPr>
            <w:rFonts w:asciiTheme="majorHAnsi" w:hAnsiTheme="majorHAnsi"/>
            <w:sz w:val="20"/>
          </w:rPr>
          <w:delText xml:space="preserve"> represent the model with window centered at that point of time</w:delText>
        </w:r>
      </w:del>
      <w:del w:id="67" w:author="Han, Wang" w:date="2019-07-22T10:53:00Z">
        <w:r w:rsidR="006E4869" w:rsidDel="0080402C">
          <w:rPr>
            <w:rFonts w:asciiTheme="majorHAnsi" w:hAnsiTheme="majorHAnsi"/>
            <w:sz w:val="20"/>
          </w:rPr>
          <w:delText xml:space="preserve">. </w:delText>
        </w:r>
      </w:del>
      <w:r w:rsidR="00E20221">
        <w:rPr>
          <w:rFonts w:asciiTheme="majorHAnsi" w:hAnsiTheme="majorHAnsi"/>
          <w:sz w:val="20"/>
        </w:rPr>
        <w:t xml:space="preserve">The graphs below are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E20221">
        <w:rPr>
          <w:rFonts w:asciiTheme="majorHAnsi" w:hAnsiTheme="majorHAnsi"/>
          <w:sz w:val="20"/>
        </w:rPr>
        <w:t>of each type of regressions.</w:t>
      </w:r>
    </w:p>
    <w:tbl>
      <w:tblPr>
        <w:tblStyle w:val="TableGrid"/>
        <w:tblW w:w="0" w:type="auto"/>
        <w:tblBorders>
          <w:top w:val="dashSmallGap" w:sz="4" w:space="0" w:color="auto"/>
          <w:left w:val="dashSmallGap" w:sz="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0"/>
      </w:tblGrid>
      <w:tr w:rsidR="004C37AA" w14:paraId="28DEB9FB" w14:textId="77777777" w:rsidTr="004C37AA">
        <w:tc>
          <w:tcPr>
            <w:tcW w:w="4787" w:type="dxa"/>
          </w:tcPr>
          <w:p w14:paraId="04CF899B" w14:textId="77777777" w:rsidR="004C37AA" w:rsidRPr="004C37AA" w:rsidRDefault="004C37AA" w:rsidP="008631FC">
            <w:pPr>
              <w:jc w:val="both"/>
              <w:rPr>
                <w:rFonts w:asciiTheme="majorHAnsi" w:hAnsiTheme="majorHAnsi"/>
                <w:i/>
                <w:sz w:val="20"/>
              </w:rPr>
            </w:pPr>
            <w:r w:rsidRPr="004C37AA">
              <w:rPr>
                <w:rFonts w:asciiTheme="majorHAnsi" w:hAnsiTheme="majorHAnsi"/>
                <w:i/>
                <w:sz w:val="18"/>
              </w:rPr>
              <w:t xml:space="preserve">Figure n: </w:t>
            </w:r>
            <m:oMath>
              <m:sSup>
                <m:sSupPr>
                  <m:ctrlPr>
                    <w:rPr>
                      <w:rFonts w:ascii="Cambria Math" w:hAnsi="Cambria Math"/>
                      <w:i/>
                      <w:sz w:val="18"/>
                    </w:rPr>
                  </m:ctrlPr>
                </m:sSupPr>
                <m:e>
                  <m:r>
                    <w:rPr>
                      <w:rFonts w:ascii="Cambria Math" w:hAnsi="Cambria Math"/>
                      <w:sz w:val="18"/>
                    </w:rPr>
                    <m:t>R</m:t>
                  </m:r>
                </m:e>
                <m:sup>
                  <m:r>
                    <w:rPr>
                      <w:rFonts w:ascii="Cambria Math" w:hAnsi="Cambria Math"/>
                      <w:sz w:val="18"/>
                    </w:rPr>
                    <m:t>2</m:t>
                  </m:r>
                </m:sup>
              </m:sSup>
            </m:oMath>
            <w:r w:rsidRPr="004C37AA">
              <w:rPr>
                <w:rFonts w:asciiTheme="majorHAnsi" w:hAnsiTheme="majorHAnsi"/>
                <w:i/>
                <w:sz w:val="18"/>
              </w:rPr>
              <w:t>of Time-series regressions in Five Factor Model</w:t>
            </w:r>
          </w:p>
        </w:tc>
      </w:tr>
    </w:tbl>
    <w:p w14:paraId="03918E48" w14:textId="77777777" w:rsidR="00002422" w:rsidRDefault="00715659" w:rsidP="008631FC">
      <w:pPr>
        <w:jc w:val="both"/>
        <w:rPr>
          <w:rFonts w:asciiTheme="majorHAnsi" w:hAnsiTheme="majorHAnsi"/>
          <w:sz w:val="20"/>
        </w:rPr>
      </w:pPr>
      <w:r>
        <w:rPr>
          <w:noProof/>
          <w:lang w:eastAsia="en-US"/>
        </w:rPr>
        <w:drawing>
          <wp:inline distT="0" distB="0" distL="0" distR="0" wp14:anchorId="34095ABB" wp14:editId="65EA9990">
            <wp:extent cx="4086970" cy="990437"/>
            <wp:effectExtent l="0" t="0" r="0" b="635"/>
            <wp:docPr id="13" name="Picture 13" descr="http://localhost:8888/files/R%20Square%20of%20Daily%20Return%20by%20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8888/files/R%20Square%20of%20Daily%20Return%20by%20Portfolio.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378"/>
                    <a:stretch/>
                  </pic:blipFill>
                  <pic:spPr bwMode="auto">
                    <a:xfrm>
                      <a:off x="0" y="0"/>
                      <a:ext cx="4086970" cy="990437"/>
                    </a:xfrm>
                    <a:prstGeom prst="rect">
                      <a:avLst/>
                    </a:prstGeom>
                    <a:noFill/>
                    <a:ln>
                      <a:noFill/>
                    </a:ln>
                    <a:extLst>
                      <a:ext uri="{53640926-AAD7-44D8-BBD7-CCE9431645EC}">
                        <a14:shadowObscured xmlns:a14="http://schemas.microsoft.com/office/drawing/2010/main"/>
                      </a:ext>
                    </a:extLst>
                  </pic:spPr>
                </pic:pic>
              </a:graphicData>
            </a:graphic>
          </wp:inline>
        </w:drawing>
      </w:r>
    </w:p>
    <w:p w14:paraId="020C0733" w14:textId="77777777" w:rsidR="00B952B5" w:rsidRPr="00B952B5" w:rsidRDefault="00002422" w:rsidP="00B952B5">
      <w:pPr>
        <w:jc w:val="both"/>
        <w:rPr>
          <w:rFonts w:asciiTheme="majorHAnsi" w:hAnsiTheme="majorHAnsi"/>
          <w:sz w:val="20"/>
        </w:rPr>
      </w:pPr>
      <w:r>
        <w:rPr>
          <w:noProof/>
          <w:lang w:eastAsia="en-US"/>
        </w:rPr>
        <w:drawing>
          <wp:inline distT="0" distB="0" distL="0" distR="0" wp14:anchorId="74121D26" wp14:editId="75F533F6">
            <wp:extent cx="3649648" cy="957468"/>
            <wp:effectExtent l="0" t="0" r="0" b="0"/>
            <wp:docPr id="14" name="Picture 14" descr="http://localhost:8888/files/R%20Square%20of%20Monthly%20Return%20by%20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8888/files/R%20Square%20of%20Monthly%20Return%20by%20Portfolio.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314" r="8050"/>
                    <a:stretch/>
                  </pic:blipFill>
                  <pic:spPr bwMode="auto">
                    <a:xfrm>
                      <a:off x="0" y="0"/>
                      <a:ext cx="3652273" cy="958157"/>
                    </a:xfrm>
                    <a:prstGeom prst="rect">
                      <a:avLst/>
                    </a:prstGeom>
                    <a:noFill/>
                    <a:ln>
                      <a:noFill/>
                    </a:ln>
                    <a:extLst>
                      <a:ext uri="{53640926-AAD7-44D8-BBD7-CCE9431645EC}">
                        <a14:shadowObscured xmlns:a14="http://schemas.microsoft.com/office/drawing/2010/main"/>
                      </a:ext>
                    </a:extLst>
                  </pic:spPr>
                </pic:pic>
              </a:graphicData>
            </a:graphic>
          </wp:inline>
        </w:drawing>
      </w:r>
    </w:p>
    <w:p w14:paraId="227CD4FE" w14:textId="77777777" w:rsidR="00E20221" w:rsidRDefault="00E20221" w:rsidP="006D5D8F">
      <w:pPr>
        <w:pStyle w:val="ListParagraph"/>
        <w:numPr>
          <w:ilvl w:val="0"/>
          <w:numId w:val="5"/>
        </w:numPr>
        <w:jc w:val="both"/>
        <w:rPr>
          <w:rFonts w:asciiTheme="majorHAnsi" w:hAnsiTheme="majorHAnsi"/>
          <w:sz w:val="20"/>
          <w:u w:val="single"/>
        </w:rPr>
      </w:pPr>
      <w:r>
        <w:rPr>
          <w:rFonts w:asciiTheme="majorHAnsi" w:hAnsiTheme="majorHAnsi"/>
          <w:sz w:val="20"/>
        </w:rPr>
        <w:t xml:space="preserve">The </w:t>
      </w:r>
      <w:proofErr w:type="gramStart"/>
      <w:r>
        <w:rPr>
          <w:rFonts w:asciiTheme="majorHAnsi" w:hAnsiTheme="majorHAnsi"/>
          <w:sz w:val="20"/>
        </w:rPr>
        <w:t>five factor</w:t>
      </w:r>
      <w:proofErr w:type="gramEnd"/>
      <w:r>
        <w:rPr>
          <w:rFonts w:asciiTheme="majorHAnsi" w:hAnsiTheme="majorHAnsi"/>
          <w:sz w:val="20"/>
        </w:rPr>
        <w:t xml:space="preserve"> model explains the market better with monthly data than </w:t>
      </w:r>
      <w:r w:rsidR="00175D83">
        <w:rPr>
          <w:rFonts w:asciiTheme="majorHAnsi" w:hAnsiTheme="majorHAnsi"/>
          <w:sz w:val="20"/>
        </w:rPr>
        <w:t xml:space="preserve">with </w:t>
      </w:r>
      <w:r>
        <w:rPr>
          <w:rFonts w:asciiTheme="majorHAnsi" w:hAnsiTheme="majorHAnsi"/>
          <w:sz w:val="20"/>
        </w:rPr>
        <w:t xml:space="preserve">daily data. This observation holds </w:t>
      </w:r>
      <w:del w:id="68" w:author="Han, Wang" w:date="2019-07-22T10:59:00Z">
        <w:r w:rsidDel="0080402C">
          <w:rPr>
            <w:rFonts w:asciiTheme="majorHAnsi" w:hAnsiTheme="majorHAnsi"/>
            <w:sz w:val="20"/>
          </w:rPr>
          <w:delText xml:space="preserve">for </w:delText>
        </w:r>
      </w:del>
      <w:ins w:id="69" w:author="Han, Wang" w:date="2019-07-22T10:59:00Z">
        <w:r w:rsidR="0080402C">
          <w:rPr>
            <w:rFonts w:asciiTheme="majorHAnsi" w:hAnsiTheme="majorHAnsi"/>
            <w:sz w:val="20"/>
          </w:rPr>
          <w:t xml:space="preserve">across </w:t>
        </w:r>
      </w:ins>
      <w:r>
        <w:rPr>
          <w:rFonts w:asciiTheme="majorHAnsi" w:hAnsiTheme="majorHAnsi"/>
          <w:sz w:val="20"/>
        </w:rPr>
        <w:t xml:space="preserve">all time periods </w:t>
      </w:r>
      <w:r>
        <w:rPr>
          <w:rFonts w:asciiTheme="majorHAnsi" w:hAnsiTheme="majorHAnsi"/>
          <w:sz w:val="20"/>
        </w:rPr>
        <w:lastRenderedPageBreak/>
        <w:t>and</w:t>
      </w:r>
      <w:ins w:id="70" w:author="Han, Wang" w:date="2019-07-22T11:00:00Z">
        <w:r w:rsidR="00A5678F">
          <w:rPr>
            <w:rFonts w:asciiTheme="majorHAnsi" w:hAnsiTheme="majorHAnsi"/>
            <w:sz w:val="20"/>
          </w:rPr>
          <w:t xml:space="preserve"> </w:t>
        </w:r>
        <w:proofErr w:type="spellStart"/>
        <w:r w:rsidR="00A5678F">
          <w:rPr>
            <w:rFonts w:asciiTheme="majorHAnsi" w:hAnsiTheme="majorHAnsi"/>
            <w:sz w:val="20"/>
          </w:rPr>
          <w:t>over</w:t>
        </w:r>
      </w:ins>
      <w:del w:id="71" w:author="Han, Wang" w:date="2019-07-22T11:00:00Z">
        <w:r w:rsidDel="00A5678F">
          <w:rPr>
            <w:rFonts w:asciiTheme="majorHAnsi" w:hAnsiTheme="majorHAnsi"/>
            <w:sz w:val="20"/>
          </w:rPr>
          <w:delText xml:space="preserve"> all</w:delText>
        </w:r>
      </w:del>
      <w:r>
        <w:rPr>
          <w:rFonts w:asciiTheme="majorHAnsi" w:hAnsiTheme="majorHAnsi"/>
          <w:sz w:val="20"/>
        </w:rPr>
        <w:t xml:space="preserve"> </w:t>
      </w:r>
      <w:ins w:id="72" w:author="Han, Wang" w:date="2019-07-22T11:00:00Z">
        <w:r w:rsidR="00A5678F">
          <w:rPr>
            <w:rFonts w:asciiTheme="majorHAnsi" w:hAnsiTheme="majorHAnsi"/>
            <w:sz w:val="20"/>
          </w:rPr>
          <w:t>all</w:t>
        </w:r>
        <w:proofErr w:type="spellEnd"/>
        <w:r w:rsidR="00A5678F">
          <w:rPr>
            <w:rFonts w:asciiTheme="majorHAnsi" w:hAnsiTheme="majorHAnsi"/>
            <w:sz w:val="20"/>
          </w:rPr>
          <w:t xml:space="preserve"> </w:t>
        </w:r>
      </w:ins>
      <w:r>
        <w:rPr>
          <w:rFonts w:asciiTheme="majorHAnsi" w:hAnsiTheme="majorHAnsi"/>
          <w:sz w:val="20"/>
        </w:rPr>
        <w:t>portfolio</w:t>
      </w:r>
      <w:ins w:id="73" w:author="Han, Wang" w:date="2019-07-22T11:00:00Z">
        <w:r w:rsidR="00A5678F">
          <w:rPr>
            <w:rFonts w:asciiTheme="majorHAnsi" w:hAnsiTheme="majorHAnsi"/>
            <w:sz w:val="20"/>
          </w:rPr>
          <w:t xml:space="preserve"> groupings</w:t>
        </w:r>
      </w:ins>
      <w:del w:id="74" w:author="Han, Wang" w:date="2019-07-22T11:00:00Z">
        <w:r w:rsidDel="00A5678F">
          <w:rPr>
            <w:rFonts w:asciiTheme="majorHAnsi" w:hAnsiTheme="majorHAnsi"/>
            <w:sz w:val="20"/>
          </w:rPr>
          <w:delText xml:space="preserve"> cuts</w:delText>
        </w:r>
      </w:del>
      <w:r>
        <w:rPr>
          <w:rFonts w:asciiTheme="majorHAnsi" w:hAnsiTheme="majorHAnsi"/>
          <w:sz w:val="20"/>
        </w:rPr>
        <w:t xml:space="preserve">. This is intuitive, as monthly </w:t>
      </w:r>
      <w:del w:id="75" w:author="Han, Wang" w:date="2019-07-22T11:01:00Z">
        <w:r w:rsidDel="00A5678F">
          <w:rPr>
            <w:rFonts w:asciiTheme="majorHAnsi" w:hAnsiTheme="majorHAnsi"/>
            <w:sz w:val="20"/>
          </w:rPr>
          <w:delText xml:space="preserve">data </w:delText>
        </w:r>
      </w:del>
      <w:ins w:id="76" w:author="Han, Wang" w:date="2019-07-22T11:01:00Z">
        <w:r w:rsidR="00A5678F">
          <w:rPr>
            <w:rFonts w:asciiTheme="majorHAnsi" w:hAnsiTheme="majorHAnsi"/>
            <w:sz w:val="20"/>
          </w:rPr>
          <w:t xml:space="preserve">returns </w:t>
        </w:r>
      </w:ins>
      <w:del w:id="77" w:author="Han, Wang" w:date="2019-07-22T11:01:00Z">
        <w:r w:rsidR="00175D83" w:rsidDel="00A5678F">
          <w:rPr>
            <w:rFonts w:asciiTheme="majorHAnsi" w:hAnsiTheme="majorHAnsi"/>
            <w:sz w:val="20"/>
          </w:rPr>
          <w:delText>by its nature digests</w:delText>
        </w:r>
        <w:r w:rsidDel="00A5678F">
          <w:rPr>
            <w:rFonts w:asciiTheme="majorHAnsi" w:hAnsiTheme="majorHAnsi"/>
            <w:sz w:val="20"/>
          </w:rPr>
          <w:delText xml:space="preserve"> more noise than</w:delText>
        </w:r>
      </w:del>
      <w:ins w:id="78" w:author="Han, Wang" w:date="2019-07-22T11:01:00Z">
        <w:r w:rsidR="00A5678F">
          <w:rPr>
            <w:rFonts w:asciiTheme="majorHAnsi" w:hAnsiTheme="majorHAnsi"/>
            <w:sz w:val="20"/>
          </w:rPr>
          <w:t>average out</w:t>
        </w:r>
      </w:ins>
      <w:r>
        <w:rPr>
          <w:rFonts w:asciiTheme="majorHAnsi" w:hAnsiTheme="majorHAnsi"/>
          <w:sz w:val="20"/>
        </w:rPr>
        <w:t xml:space="preserve"> </w:t>
      </w:r>
      <w:ins w:id="79" w:author="Han, Wang" w:date="2019-07-22T11:01:00Z">
        <w:r w:rsidR="00A5678F">
          <w:rPr>
            <w:rFonts w:asciiTheme="majorHAnsi" w:hAnsiTheme="majorHAnsi"/>
            <w:sz w:val="20"/>
          </w:rPr>
          <w:t>the noise</w:t>
        </w:r>
      </w:ins>
      <w:ins w:id="80" w:author="Han, Wang" w:date="2019-07-22T11:02:00Z">
        <w:r w:rsidR="00A5678F">
          <w:rPr>
            <w:rFonts w:asciiTheme="majorHAnsi" w:hAnsiTheme="majorHAnsi"/>
            <w:sz w:val="20"/>
          </w:rPr>
          <w:t xml:space="preserve">s in </w:t>
        </w:r>
      </w:ins>
      <w:r>
        <w:rPr>
          <w:rFonts w:asciiTheme="majorHAnsi" w:hAnsiTheme="majorHAnsi"/>
          <w:sz w:val="20"/>
        </w:rPr>
        <w:t xml:space="preserve">daily </w:t>
      </w:r>
      <w:ins w:id="81" w:author="Han, Wang" w:date="2019-07-22T11:02:00Z">
        <w:r w:rsidR="00A5678F">
          <w:rPr>
            <w:rFonts w:asciiTheme="majorHAnsi" w:hAnsiTheme="majorHAnsi"/>
            <w:sz w:val="20"/>
          </w:rPr>
          <w:t>returns</w:t>
        </w:r>
      </w:ins>
      <w:ins w:id="82" w:author="Han, Wang" w:date="2019-07-22T11:03:00Z">
        <w:r w:rsidR="00A5678F">
          <w:rPr>
            <w:rFonts w:asciiTheme="majorHAnsi" w:hAnsiTheme="majorHAnsi"/>
            <w:sz w:val="20"/>
          </w:rPr>
          <w:t xml:space="preserve"> a lot</w:t>
        </w:r>
      </w:ins>
      <w:del w:id="83" w:author="Han, Wang" w:date="2019-07-22T11:02:00Z">
        <w:r w:rsidDel="00A5678F">
          <w:rPr>
            <w:rFonts w:asciiTheme="majorHAnsi" w:hAnsiTheme="majorHAnsi"/>
            <w:sz w:val="20"/>
          </w:rPr>
          <w:delText>data does</w:delText>
        </w:r>
      </w:del>
      <w:r>
        <w:rPr>
          <w:rFonts w:asciiTheme="majorHAnsi" w:hAnsiTheme="majorHAnsi"/>
          <w:sz w:val="20"/>
        </w:rPr>
        <w:t>.</w:t>
      </w:r>
      <w:r w:rsidR="00F67253">
        <w:rPr>
          <w:rFonts w:asciiTheme="majorHAnsi" w:hAnsiTheme="majorHAnsi"/>
          <w:sz w:val="20"/>
        </w:rPr>
        <w:t xml:space="preserve"> Another observation is that the model</w:t>
      </w:r>
      <w:ins w:id="84" w:author="Han, Wang" w:date="2019-07-22T11:03:00Z">
        <w:r w:rsidR="00A5678F">
          <w:rPr>
            <w:rFonts w:asciiTheme="majorHAnsi" w:hAnsiTheme="majorHAnsi"/>
            <w:sz w:val="20"/>
          </w:rPr>
          <w:t>s</w:t>
        </w:r>
      </w:ins>
      <w:r w:rsidR="00F67253">
        <w:rPr>
          <w:rFonts w:asciiTheme="majorHAnsi" w:hAnsiTheme="majorHAnsi"/>
          <w:sz w:val="20"/>
        </w:rPr>
        <w:t xml:space="preserve"> </w:t>
      </w:r>
      <w:ins w:id="85" w:author="Han, Wang" w:date="2019-07-22T11:03:00Z">
        <w:r w:rsidR="00A5678F">
          <w:rPr>
            <w:rFonts w:asciiTheme="majorHAnsi" w:hAnsiTheme="majorHAnsi"/>
            <w:sz w:val="20"/>
          </w:rPr>
          <w:t>using</w:t>
        </w:r>
      </w:ins>
      <w:del w:id="86" w:author="Han, Wang" w:date="2019-07-22T11:03:00Z">
        <w:r w:rsidR="00F67253" w:rsidDel="00A5678F">
          <w:rPr>
            <w:rFonts w:asciiTheme="majorHAnsi" w:hAnsiTheme="majorHAnsi"/>
            <w:sz w:val="20"/>
          </w:rPr>
          <w:delText>with</w:delText>
        </w:r>
      </w:del>
      <w:r w:rsidR="00F67253">
        <w:rPr>
          <w:rFonts w:asciiTheme="majorHAnsi" w:hAnsiTheme="majorHAnsi"/>
          <w:sz w:val="20"/>
        </w:rPr>
        <w:t xml:space="preserve"> daily </w:t>
      </w:r>
      <w:ins w:id="87" w:author="Han, Wang" w:date="2019-07-22T11:03:00Z">
        <w:r w:rsidR="00A5678F">
          <w:rPr>
            <w:rFonts w:asciiTheme="majorHAnsi" w:hAnsiTheme="majorHAnsi"/>
            <w:sz w:val="20"/>
          </w:rPr>
          <w:t>returns</w:t>
        </w:r>
      </w:ins>
      <w:del w:id="88" w:author="Han, Wang" w:date="2019-07-22T11:03:00Z">
        <w:r w:rsidR="00F67253" w:rsidDel="00A5678F">
          <w:rPr>
            <w:rFonts w:asciiTheme="majorHAnsi" w:hAnsiTheme="majorHAnsi"/>
            <w:sz w:val="20"/>
          </w:rPr>
          <w:delText>data</w:delText>
        </w:r>
      </w:del>
      <w:del w:id="89" w:author="Han, Wang" w:date="2019-07-22T11:04:00Z">
        <w:r w:rsidR="00F67253" w:rsidDel="00A5678F">
          <w:rPr>
            <w:rFonts w:asciiTheme="majorHAnsi" w:hAnsiTheme="majorHAnsi"/>
            <w:sz w:val="20"/>
          </w:rPr>
          <w:delText xml:space="preserve"> </w:delText>
        </w:r>
      </w:del>
      <w:del w:id="90" w:author="Han, Wang" w:date="2019-07-22T11:03:00Z">
        <w:r w:rsidR="00F67253" w:rsidDel="00A5678F">
          <w:rPr>
            <w:rFonts w:asciiTheme="majorHAnsi" w:hAnsiTheme="majorHAnsi"/>
            <w:sz w:val="20"/>
          </w:rPr>
          <w:delText>can</w:delText>
        </w:r>
      </w:del>
      <w:del w:id="91" w:author="Han, Wang" w:date="2019-07-22T11:04:00Z">
        <w:r w:rsidR="00F67253" w:rsidDel="00A5678F">
          <w:rPr>
            <w:rFonts w:asciiTheme="majorHAnsi" w:hAnsiTheme="majorHAnsi"/>
            <w:sz w:val="20"/>
          </w:rPr>
          <w:delText xml:space="preserve"> </w:delText>
        </w:r>
      </w:del>
      <w:ins w:id="92" w:author="Han, Wang" w:date="2019-07-22T11:04:00Z">
        <w:r w:rsidR="00A5678F">
          <w:rPr>
            <w:rFonts w:asciiTheme="majorHAnsi" w:hAnsiTheme="majorHAnsi"/>
            <w:sz w:val="20"/>
          </w:rPr>
          <w:t xml:space="preserve"> </w:t>
        </w:r>
      </w:ins>
      <w:r w:rsidR="00F67253">
        <w:rPr>
          <w:rFonts w:asciiTheme="majorHAnsi" w:hAnsiTheme="majorHAnsi"/>
          <w:sz w:val="20"/>
        </w:rPr>
        <w:t xml:space="preserve">have higher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F67253">
        <w:rPr>
          <w:rFonts w:asciiTheme="majorHAnsi" w:hAnsiTheme="majorHAnsi"/>
          <w:sz w:val="20"/>
        </w:rPr>
        <w:t xml:space="preserve"> than </w:t>
      </w:r>
      <w:ins w:id="93" w:author="Han, Wang" w:date="2019-07-22T11:04:00Z">
        <w:r w:rsidR="00A5678F">
          <w:rPr>
            <w:rFonts w:asciiTheme="majorHAnsi" w:hAnsiTheme="majorHAnsi"/>
            <w:sz w:val="20"/>
          </w:rPr>
          <w:t xml:space="preserve">using </w:t>
        </w:r>
      </w:ins>
      <w:r w:rsidR="00F67253">
        <w:rPr>
          <w:rFonts w:asciiTheme="majorHAnsi" w:hAnsiTheme="majorHAnsi"/>
          <w:sz w:val="20"/>
        </w:rPr>
        <w:t xml:space="preserve">monthly </w:t>
      </w:r>
      <w:ins w:id="94" w:author="Han, Wang" w:date="2019-07-22T11:27:00Z">
        <w:r w:rsidR="00B36142">
          <w:rPr>
            <w:rFonts w:asciiTheme="majorHAnsi" w:hAnsiTheme="majorHAnsi"/>
            <w:sz w:val="20"/>
          </w:rPr>
          <w:t>returns</w:t>
        </w:r>
      </w:ins>
      <w:del w:id="95" w:author="Han, Wang" w:date="2019-07-22T11:04:00Z">
        <w:r w:rsidR="00F67253" w:rsidDel="00A5678F">
          <w:rPr>
            <w:rFonts w:asciiTheme="majorHAnsi" w:hAnsiTheme="majorHAnsi"/>
            <w:sz w:val="20"/>
          </w:rPr>
          <w:delText>data</w:delText>
        </w:r>
      </w:del>
      <w:r w:rsidR="00F67253">
        <w:rPr>
          <w:rFonts w:asciiTheme="majorHAnsi" w:hAnsiTheme="majorHAnsi"/>
          <w:sz w:val="20"/>
        </w:rPr>
        <w:t xml:space="preserve"> when the market is extremely volatile: for example, during the 2008 financial crisis, the daily return volatility reached a historical high and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F67253">
        <w:rPr>
          <w:rFonts w:asciiTheme="majorHAnsi" w:hAnsiTheme="majorHAnsi"/>
          <w:sz w:val="20"/>
        </w:rPr>
        <w:t xml:space="preserve"> of the daily return</w:t>
      </w:r>
      <w:ins w:id="96" w:author="Han, Wang" w:date="2019-07-22T11:27:00Z">
        <w:r w:rsidR="00B36142">
          <w:rPr>
            <w:rFonts w:asciiTheme="majorHAnsi" w:hAnsiTheme="majorHAnsi"/>
            <w:sz w:val="20"/>
          </w:rPr>
          <w:t>s</w:t>
        </w:r>
      </w:ins>
      <w:r w:rsidR="00F67253">
        <w:rPr>
          <w:rFonts w:asciiTheme="majorHAnsi" w:hAnsiTheme="majorHAnsi"/>
          <w:sz w:val="20"/>
        </w:rPr>
        <w:t xml:space="preserve"> of </w:t>
      </w:r>
      <w:ins w:id="97" w:author="Han, Wang" w:date="2019-07-22T11:28:00Z">
        <w:r w:rsidR="00B36142">
          <w:rPr>
            <w:rFonts w:asciiTheme="majorHAnsi" w:hAnsiTheme="majorHAnsi"/>
            <w:sz w:val="20"/>
          </w:rPr>
          <w:t>the ten</w:t>
        </w:r>
      </w:ins>
      <w:del w:id="98" w:author="Han, Wang" w:date="2019-07-22T11:28:00Z">
        <w:r w:rsidR="00F67253" w:rsidDel="00B36142">
          <w:rPr>
            <w:rFonts w:asciiTheme="majorHAnsi" w:hAnsiTheme="majorHAnsi"/>
            <w:sz w:val="20"/>
          </w:rPr>
          <w:delText>10</w:delText>
        </w:r>
      </w:del>
      <w:r w:rsidR="00F67253">
        <w:rPr>
          <w:rFonts w:asciiTheme="majorHAnsi" w:hAnsiTheme="majorHAnsi"/>
          <w:sz w:val="20"/>
        </w:rPr>
        <w:t xml:space="preserve"> size</w:t>
      </w:r>
      <w:ins w:id="99" w:author="Han, Wang" w:date="2019-07-22T11:28:00Z">
        <w:r w:rsidR="00B36142">
          <w:rPr>
            <w:rFonts w:asciiTheme="majorHAnsi" w:hAnsiTheme="majorHAnsi"/>
            <w:sz w:val="20"/>
          </w:rPr>
          <w:t>-cut</w:t>
        </w:r>
      </w:ins>
      <w:r w:rsidR="00F67253">
        <w:rPr>
          <w:rFonts w:asciiTheme="majorHAnsi" w:hAnsiTheme="majorHAnsi"/>
          <w:sz w:val="20"/>
        </w:rPr>
        <w:t xml:space="preserve"> portfolios </w:t>
      </w:r>
      <w:r w:rsidR="00AF7D10">
        <w:rPr>
          <w:rFonts w:asciiTheme="majorHAnsi" w:hAnsiTheme="majorHAnsi"/>
          <w:sz w:val="20"/>
        </w:rPr>
        <w:t xml:space="preserve">are less divergent and almost all above 95%, while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AF7D10">
        <w:rPr>
          <w:rFonts w:asciiTheme="majorHAnsi" w:hAnsiTheme="majorHAnsi"/>
          <w:sz w:val="20"/>
        </w:rPr>
        <w:t xml:space="preserve"> of monthly returns of </w:t>
      </w:r>
      <w:ins w:id="100" w:author="Han, Wang" w:date="2019-07-22T11:28:00Z">
        <w:r w:rsidR="00B36142">
          <w:rPr>
            <w:rFonts w:asciiTheme="majorHAnsi" w:hAnsiTheme="majorHAnsi"/>
            <w:sz w:val="20"/>
          </w:rPr>
          <w:t>ten</w:t>
        </w:r>
      </w:ins>
      <w:del w:id="101" w:author="Han, Wang" w:date="2019-07-22T11:28:00Z">
        <w:r w:rsidR="00AF7D10" w:rsidDel="00B36142">
          <w:rPr>
            <w:rFonts w:asciiTheme="majorHAnsi" w:hAnsiTheme="majorHAnsi"/>
            <w:sz w:val="20"/>
          </w:rPr>
          <w:delText>10</w:delText>
        </w:r>
      </w:del>
      <w:r w:rsidR="00AF7D10">
        <w:rPr>
          <w:rFonts w:asciiTheme="majorHAnsi" w:hAnsiTheme="majorHAnsi"/>
          <w:sz w:val="20"/>
        </w:rPr>
        <w:t xml:space="preserve"> size</w:t>
      </w:r>
      <w:ins w:id="102" w:author="Han, Wang" w:date="2019-07-22T11:28:00Z">
        <w:r w:rsidR="00B36142">
          <w:rPr>
            <w:rFonts w:asciiTheme="majorHAnsi" w:hAnsiTheme="majorHAnsi"/>
            <w:sz w:val="20"/>
          </w:rPr>
          <w:t>-cut</w:t>
        </w:r>
      </w:ins>
      <w:r w:rsidR="00AF7D10">
        <w:rPr>
          <w:rFonts w:asciiTheme="majorHAnsi" w:hAnsiTheme="majorHAnsi"/>
          <w:sz w:val="20"/>
        </w:rPr>
        <w:t xml:space="preserve"> portfolios ranged from 87% to 100%. It </w:t>
      </w:r>
      <w:ins w:id="103" w:author="Han, Wang" w:date="2019-07-22T13:57:00Z">
        <w:r w:rsidR="00BC7DF4">
          <w:rPr>
            <w:rFonts w:asciiTheme="majorHAnsi" w:hAnsiTheme="majorHAnsi"/>
            <w:sz w:val="20"/>
          </w:rPr>
          <w:t>seems that, during</w:t>
        </w:r>
      </w:ins>
      <w:del w:id="104" w:author="Han, Wang" w:date="2019-07-22T13:57:00Z">
        <w:r w:rsidR="00AF7D10" w:rsidDel="00BC7DF4">
          <w:rPr>
            <w:rFonts w:asciiTheme="majorHAnsi" w:hAnsiTheme="majorHAnsi"/>
            <w:sz w:val="20"/>
          </w:rPr>
          <w:delText>means that in</w:delText>
        </w:r>
        <w:r w:rsidR="00AF7D10" w:rsidDel="00376DB1">
          <w:rPr>
            <w:rFonts w:asciiTheme="majorHAnsi" w:hAnsiTheme="majorHAnsi"/>
            <w:sz w:val="20"/>
          </w:rPr>
          <w:delText xml:space="preserve"> severe</w:delText>
        </w:r>
      </w:del>
      <w:r w:rsidR="00AF7D10">
        <w:rPr>
          <w:rFonts w:asciiTheme="majorHAnsi" w:hAnsiTheme="majorHAnsi"/>
          <w:sz w:val="20"/>
        </w:rPr>
        <w:t xml:space="preserve"> financial crisis, though the market</w:t>
      </w:r>
      <w:del w:id="105" w:author="Han, Wang" w:date="2019-07-22T13:58:00Z">
        <w:r w:rsidR="00AF7D10" w:rsidDel="00BC7DF4">
          <w:rPr>
            <w:rFonts w:asciiTheme="majorHAnsi" w:hAnsiTheme="majorHAnsi"/>
            <w:sz w:val="20"/>
          </w:rPr>
          <w:delText xml:space="preserve"> is</w:delText>
        </w:r>
      </w:del>
      <w:r w:rsidR="00AF7D10">
        <w:rPr>
          <w:rFonts w:asciiTheme="majorHAnsi" w:hAnsiTheme="majorHAnsi"/>
          <w:sz w:val="20"/>
        </w:rPr>
        <w:t xml:space="preserve"> </w:t>
      </w:r>
      <w:ins w:id="106" w:author="Han, Wang" w:date="2019-07-22T13:58:00Z">
        <w:r w:rsidR="00BC7DF4">
          <w:rPr>
            <w:rFonts w:asciiTheme="majorHAnsi" w:hAnsiTheme="majorHAnsi"/>
            <w:sz w:val="20"/>
          </w:rPr>
          <w:t xml:space="preserve">in general is </w:t>
        </w:r>
      </w:ins>
      <w:r w:rsidR="00AF7D10">
        <w:rPr>
          <w:rFonts w:asciiTheme="majorHAnsi" w:hAnsiTheme="majorHAnsi"/>
          <w:sz w:val="20"/>
        </w:rPr>
        <w:t xml:space="preserve">more volatile, </w:t>
      </w:r>
      <w:del w:id="107" w:author="Han, Wang" w:date="2019-07-22T13:58:00Z">
        <w:r w:rsidR="00AF7D10" w:rsidDel="00BC7DF4">
          <w:rPr>
            <w:rFonts w:asciiTheme="majorHAnsi" w:hAnsiTheme="majorHAnsi"/>
            <w:sz w:val="20"/>
          </w:rPr>
          <w:delText xml:space="preserve">but </w:delText>
        </w:r>
      </w:del>
      <w:r w:rsidR="00AF7D10">
        <w:rPr>
          <w:rFonts w:asciiTheme="majorHAnsi" w:hAnsiTheme="majorHAnsi"/>
          <w:sz w:val="20"/>
        </w:rPr>
        <w:t xml:space="preserve">stocks with different market capital size tend to move closer together (as shown in moving average return and volatility plots), and </w:t>
      </w:r>
      <w:r w:rsidR="008F29AE">
        <w:rPr>
          <w:rFonts w:asciiTheme="majorHAnsi" w:hAnsiTheme="majorHAnsi"/>
          <w:sz w:val="20"/>
        </w:rPr>
        <w:t>probably</w:t>
      </w:r>
      <w:r w:rsidR="00AF7D10">
        <w:rPr>
          <w:rFonts w:asciiTheme="majorHAnsi" w:hAnsiTheme="majorHAnsi"/>
          <w:sz w:val="20"/>
        </w:rPr>
        <w:t xml:space="preserve"> the market </w:t>
      </w:r>
      <w:del w:id="108" w:author="Han, Wang" w:date="2019-07-22T14:01:00Z">
        <w:r w:rsidR="00AF7D10" w:rsidDel="00BC7DF4">
          <w:rPr>
            <w:rFonts w:asciiTheme="majorHAnsi" w:hAnsiTheme="majorHAnsi"/>
            <w:sz w:val="20"/>
          </w:rPr>
          <w:delText>fluctuation</w:delText>
        </w:r>
        <w:r w:rsidR="008F29AE" w:rsidDel="00BC7DF4">
          <w:rPr>
            <w:rFonts w:asciiTheme="majorHAnsi" w:hAnsiTheme="majorHAnsi"/>
            <w:sz w:val="20"/>
          </w:rPr>
          <w:delText xml:space="preserve"> </w:delText>
        </w:r>
      </w:del>
      <w:ins w:id="109" w:author="Han, Wang" w:date="2019-07-22T14:01:00Z">
        <w:r w:rsidR="00BC7DF4">
          <w:rPr>
            <w:rFonts w:asciiTheme="majorHAnsi" w:hAnsiTheme="majorHAnsi"/>
            <w:sz w:val="20"/>
          </w:rPr>
          <w:t xml:space="preserve">factor </w:t>
        </w:r>
      </w:ins>
      <w:r w:rsidR="008F29AE">
        <w:rPr>
          <w:rFonts w:asciiTheme="majorHAnsi" w:hAnsiTheme="majorHAnsi"/>
          <w:sz w:val="20"/>
        </w:rPr>
        <w:t>or some</w:t>
      </w:r>
      <w:r w:rsidR="009C70A9">
        <w:rPr>
          <w:rFonts w:asciiTheme="majorHAnsi" w:hAnsiTheme="majorHAnsi"/>
          <w:sz w:val="20"/>
        </w:rPr>
        <w:t xml:space="preserve"> specific risk </w:t>
      </w:r>
      <w:del w:id="110" w:author="Han, Wang" w:date="2019-07-22T14:01:00Z">
        <w:r w:rsidR="009C70A9" w:rsidDel="00BC7DF4">
          <w:rPr>
            <w:rFonts w:asciiTheme="majorHAnsi" w:hAnsiTheme="majorHAnsi"/>
            <w:sz w:val="20"/>
          </w:rPr>
          <w:delText>reward</w:delText>
        </w:r>
        <w:r w:rsidR="008F29AE" w:rsidDel="00BC7DF4">
          <w:rPr>
            <w:rFonts w:asciiTheme="majorHAnsi" w:hAnsiTheme="majorHAnsi"/>
            <w:sz w:val="20"/>
          </w:rPr>
          <w:delText xml:space="preserve"> </w:delText>
        </w:r>
      </w:del>
      <w:r w:rsidR="008F29AE">
        <w:rPr>
          <w:rFonts w:asciiTheme="majorHAnsi" w:hAnsiTheme="majorHAnsi"/>
          <w:sz w:val="20"/>
        </w:rPr>
        <w:t>factor</w:t>
      </w:r>
      <w:ins w:id="111" w:author="Han, Wang" w:date="2019-07-22T14:02:00Z">
        <w:r w:rsidR="00BC7DF4">
          <w:rPr>
            <w:rFonts w:asciiTheme="majorHAnsi" w:hAnsiTheme="majorHAnsi"/>
            <w:sz w:val="20"/>
          </w:rPr>
          <w:t>s</w:t>
        </w:r>
      </w:ins>
      <w:r w:rsidR="008F29AE">
        <w:rPr>
          <w:rFonts w:asciiTheme="majorHAnsi" w:hAnsiTheme="majorHAnsi"/>
          <w:sz w:val="20"/>
        </w:rPr>
        <w:t xml:space="preserve"> became</w:t>
      </w:r>
      <w:r w:rsidR="00AF7D10">
        <w:rPr>
          <w:rFonts w:asciiTheme="majorHAnsi" w:hAnsiTheme="majorHAnsi"/>
          <w:sz w:val="20"/>
        </w:rPr>
        <w:t xml:space="preserve"> the major driver</w:t>
      </w:r>
      <w:ins w:id="112" w:author="Han, Wang" w:date="2019-07-22T14:02:00Z">
        <w:r w:rsidR="00BC7DF4">
          <w:rPr>
            <w:rFonts w:asciiTheme="majorHAnsi" w:hAnsiTheme="majorHAnsi"/>
            <w:sz w:val="20"/>
          </w:rPr>
          <w:t>s</w:t>
        </w:r>
      </w:ins>
      <w:r w:rsidR="00AF7D10">
        <w:rPr>
          <w:rFonts w:asciiTheme="majorHAnsi" w:hAnsiTheme="majorHAnsi"/>
          <w:sz w:val="20"/>
        </w:rPr>
        <w:t xml:space="preserve"> of </w:t>
      </w:r>
      <w:r w:rsidR="009C70A9">
        <w:rPr>
          <w:rFonts w:asciiTheme="majorHAnsi" w:hAnsiTheme="majorHAnsi"/>
          <w:sz w:val="20"/>
        </w:rPr>
        <w:t>individual stock movements</w:t>
      </w:r>
      <w:ins w:id="113" w:author="Han, Wang" w:date="2019-07-22T14:02:00Z">
        <w:r w:rsidR="00BC7DF4">
          <w:rPr>
            <w:rFonts w:asciiTheme="majorHAnsi" w:hAnsiTheme="majorHAnsi"/>
            <w:sz w:val="20"/>
          </w:rPr>
          <w:t xml:space="preserve">, </w:t>
        </w:r>
        <w:commentRangeStart w:id="114"/>
        <w:r w:rsidR="00BC7DF4">
          <w:rPr>
            <w:rFonts w:asciiTheme="majorHAnsi" w:hAnsiTheme="majorHAnsi"/>
            <w:sz w:val="20"/>
          </w:rPr>
          <w:t xml:space="preserve">i.e. the weight of size factor </w:t>
        </w:r>
      </w:ins>
      <w:ins w:id="115" w:author="Han, Wang" w:date="2019-07-22T14:03:00Z">
        <w:r w:rsidR="00BC7DF4">
          <w:rPr>
            <w:rFonts w:asciiTheme="majorHAnsi" w:hAnsiTheme="majorHAnsi"/>
            <w:sz w:val="20"/>
          </w:rPr>
          <w:t xml:space="preserve">got became smaller. </w:t>
        </w:r>
      </w:ins>
      <w:del w:id="116" w:author="Han, Wang" w:date="2019-07-22T14:02:00Z">
        <w:r w:rsidR="009C70A9" w:rsidDel="00BC7DF4">
          <w:rPr>
            <w:rFonts w:asciiTheme="majorHAnsi" w:hAnsiTheme="majorHAnsi"/>
            <w:sz w:val="20"/>
          </w:rPr>
          <w:delText>.</w:delText>
        </w:r>
      </w:del>
      <w:del w:id="117" w:author="Han, Wang" w:date="2019-07-22T14:03:00Z">
        <w:r w:rsidR="008F29AE" w:rsidDel="00BC7DF4">
          <w:rPr>
            <w:rFonts w:asciiTheme="majorHAnsi" w:hAnsiTheme="majorHAnsi"/>
            <w:sz w:val="20"/>
          </w:rPr>
          <w:delText xml:space="preserve"> </w:delText>
        </w:r>
      </w:del>
      <w:r w:rsidR="007D2242">
        <w:rPr>
          <w:rFonts w:asciiTheme="majorHAnsi" w:hAnsiTheme="majorHAnsi"/>
          <w:sz w:val="20"/>
        </w:rPr>
        <w:t>Th</w:t>
      </w:r>
      <w:ins w:id="118" w:author="Han, Wang" w:date="2019-07-22T14:04:00Z">
        <w:r w:rsidR="00BC7DF4">
          <w:rPr>
            <w:rFonts w:asciiTheme="majorHAnsi" w:hAnsiTheme="majorHAnsi"/>
            <w:sz w:val="20"/>
          </w:rPr>
          <w:t xml:space="preserve">e observations suggest </w:t>
        </w:r>
      </w:ins>
      <w:del w:id="119" w:author="Han, Wang" w:date="2019-07-22T14:04:00Z">
        <w:r w:rsidR="007D2242" w:rsidDel="00BC7DF4">
          <w:rPr>
            <w:rFonts w:asciiTheme="majorHAnsi" w:hAnsiTheme="majorHAnsi"/>
            <w:sz w:val="20"/>
          </w:rPr>
          <w:delText>us</w:delText>
        </w:r>
        <w:r w:rsidR="00AF7D10" w:rsidRPr="006D5D8F" w:rsidDel="00BC7DF4">
          <w:rPr>
            <w:rFonts w:asciiTheme="majorHAnsi" w:hAnsiTheme="majorHAnsi"/>
            <w:sz w:val="20"/>
          </w:rPr>
          <w:delText xml:space="preserve">, we can say </w:delText>
        </w:r>
      </w:del>
      <w:r w:rsidR="00AF7D10" w:rsidRPr="006D5D8F">
        <w:rPr>
          <w:rFonts w:asciiTheme="majorHAnsi" w:hAnsiTheme="majorHAnsi"/>
          <w:sz w:val="20"/>
        </w:rPr>
        <w:t>that</w:t>
      </w:r>
      <w:ins w:id="120" w:author="Han, Wang" w:date="2019-07-22T14:04:00Z">
        <w:r w:rsidR="00BC7DF4">
          <w:rPr>
            <w:rFonts w:asciiTheme="majorHAnsi" w:hAnsiTheme="majorHAnsi"/>
            <w:sz w:val="20"/>
          </w:rPr>
          <w:t xml:space="preserve">, in </w:t>
        </w:r>
      </w:ins>
      <w:ins w:id="121" w:author="Han, Wang" w:date="2019-07-22T14:05:00Z">
        <w:r w:rsidR="00BC7DF4">
          <w:rPr>
            <w:rFonts w:asciiTheme="majorHAnsi" w:hAnsiTheme="majorHAnsi"/>
            <w:sz w:val="20"/>
            <w:u w:val="single"/>
          </w:rPr>
          <w:t>normal market conditions</w:t>
        </w:r>
      </w:ins>
      <w:del w:id="122" w:author="Han, Wang" w:date="2019-07-22T14:05:00Z">
        <w:r w:rsidR="00AF7D10" w:rsidRPr="006D5D8F" w:rsidDel="00BC7DF4">
          <w:rPr>
            <w:rFonts w:asciiTheme="majorHAnsi" w:hAnsiTheme="majorHAnsi"/>
            <w:sz w:val="20"/>
          </w:rPr>
          <w:delText xml:space="preserve"> </w:delText>
        </w:r>
        <w:r w:rsidR="00AF7D10" w:rsidRPr="00BD08B4" w:rsidDel="00BC7DF4">
          <w:rPr>
            <w:rFonts w:asciiTheme="majorHAnsi" w:hAnsiTheme="majorHAnsi"/>
            <w:sz w:val="20"/>
            <w:u w:val="single"/>
          </w:rPr>
          <w:delText>general</w:delText>
        </w:r>
      </w:del>
      <w:del w:id="123" w:author="Han, Wang" w:date="2019-07-22T14:04:00Z">
        <w:r w:rsidR="00AF7D10" w:rsidRPr="00BD08B4" w:rsidDel="00BC7DF4">
          <w:rPr>
            <w:rFonts w:asciiTheme="majorHAnsi" w:hAnsiTheme="majorHAnsi"/>
            <w:sz w:val="20"/>
            <w:u w:val="single"/>
          </w:rPr>
          <w:delText>ly</w:delText>
        </w:r>
      </w:del>
      <w:r w:rsidR="00AF7D10" w:rsidRPr="00BD08B4">
        <w:rPr>
          <w:rFonts w:asciiTheme="majorHAnsi" w:hAnsiTheme="majorHAnsi"/>
          <w:sz w:val="20"/>
          <w:u w:val="single"/>
        </w:rPr>
        <w:t xml:space="preserve">, monthly </w:t>
      </w:r>
      <w:ins w:id="124" w:author="Han, Wang" w:date="2019-07-22T14:05:00Z">
        <w:r w:rsidR="00BC7DF4">
          <w:rPr>
            <w:rFonts w:asciiTheme="majorHAnsi" w:hAnsiTheme="majorHAnsi"/>
            <w:sz w:val="20"/>
            <w:u w:val="single"/>
          </w:rPr>
          <w:t>returns</w:t>
        </w:r>
      </w:ins>
      <w:del w:id="125" w:author="Han, Wang" w:date="2019-07-22T14:05:00Z">
        <w:r w:rsidR="00AF7D10" w:rsidRPr="00BD08B4" w:rsidDel="00BC7DF4">
          <w:rPr>
            <w:rFonts w:asciiTheme="majorHAnsi" w:hAnsiTheme="majorHAnsi"/>
            <w:sz w:val="20"/>
            <w:u w:val="single"/>
          </w:rPr>
          <w:delText>data</w:delText>
        </w:r>
      </w:del>
      <w:r w:rsidR="00AF7D10" w:rsidRPr="00BD08B4">
        <w:rPr>
          <w:rFonts w:asciiTheme="majorHAnsi" w:hAnsiTheme="majorHAnsi"/>
          <w:sz w:val="20"/>
          <w:u w:val="single"/>
        </w:rPr>
        <w:t xml:space="preserve"> is easier to </w:t>
      </w:r>
      <w:ins w:id="126" w:author="Han, Wang" w:date="2019-07-22T14:05:00Z">
        <w:r w:rsidR="00BC7DF4">
          <w:rPr>
            <w:rFonts w:asciiTheme="majorHAnsi" w:hAnsiTheme="majorHAnsi"/>
            <w:sz w:val="20"/>
            <w:u w:val="single"/>
          </w:rPr>
          <w:t xml:space="preserve">be </w:t>
        </w:r>
      </w:ins>
      <w:r w:rsidR="00AF7D10" w:rsidRPr="00BD08B4">
        <w:rPr>
          <w:rFonts w:asciiTheme="majorHAnsi" w:hAnsiTheme="majorHAnsi"/>
          <w:sz w:val="20"/>
          <w:u w:val="single"/>
        </w:rPr>
        <w:t>explain</w:t>
      </w:r>
      <w:ins w:id="127" w:author="Han, Wang" w:date="2019-07-22T14:05:00Z">
        <w:r w:rsidR="00BC7DF4">
          <w:rPr>
            <w:rFonts w:asciiTheme="majorHAnsi" w:hAnsiTheme="majorHAnsi"/>
            <w:sz w:val="20"/>
            <w:u w:val="single"/>
          </w:rPr>
          <w:t>ed</w:t>
        </w:r>
      </w:ins>
      <w:r w:rsidR="00AF7D10" w:rsidRPr="00BD08B4">
        <w:rPr>
          <w:rFonts w:asciiTheme="majorHAnsi" w:hAnsiTheme="majorHAnsi"/>
          <w:sz w:val="20"/>
          <w:u w:val="single"/>
        </w:rPr>
        <w:t xml:space="preserve"> </w:t>
      </w:r>
      <w:ins w:id="128" w:author="Han, Wang" w:date="2019-07-22T14:05:00Z">
        <w:r w:rsidR="00BC7DF4">
          <w:rPr>
            <w:rFonts w:asciiTheme="majorHAnsi" w:hAnsiTheme="majorHAnsi"/>
            <w:sz w:val="20"/>
            <w:u w:val="single"/>
          </w:rPr>
          <w:t>by the</w:t>
        </w:r>
      </w:ins>
      <w:del w:id="129" w:author="Han, Wang" w:date="2019-07-22T14:05:00Z">
        <w:r w:rsidR="00AF7D10" w:rsidRPr="00BD08B4" w:rsidDel="00BC7DF4">
          <w:rPr>
            <w:rFonts w:asciiTheme="majorHAnsi" w:hAnsiTheme="majorHAnsi"/>
            <w:sz w:val="20"/>
            <w:u w:val="single"/>
          </w:rPr>
          <w:delText>with</w:delText>
        </w:r>
      </w:del>
      <w:r w:rsidR="00AF7D10" w:rsidRPr="00BD08B4">
        <w:rPr>
          <w:rFonts w:asciiTheme="majorHAnsi" w:hAnsiTheme="majorHAnsi"/>
          <w:sz w:val="20"/>
          <w:u w:val="single"/>
        </w:rPr>
        <w:t xml:space="preserve"> five factor model, but</w:t>
      </w:r>
      <w:ins w:id="130" w:author="Han, Wang" w:date="2019-07-22T14:06:00Z">
        <w:r w:rsidR="00BC7DF4">
          <w:rPr>
            <w:rFonts w:asciiTheme="majorHAnsi" w:hAnsiTheme="majorHAnsi"/>
            <w:sz w:val="20"/>
            <w:u w:val="single"/>
          </w:rPr>
          <w:t xml:space="preserve"> for </w:t>
        </w:r>
      </w:ins>
      <w:del w:id="131" w:author="Han, Wang" w:date="2019-07-22T14:06:00Z">
        <w:r w:rsidR="00AF7D10" w:rsidRPr="00BD08B4" w:rsidDel="00BC7DF4">
          <w:rPr>
            <w:rFonts w:asciiTheme="majorHAnsi" w:hAnsiTheme="majorHAnsi"/>
            <w:sz w:val="20"/>
            <w:u w:val="single"/>
          </w:rPr>
          <w:delText xml:space="preserve"> during </w:delText>
        </w:r>
      </w:del>
      <w:r w:rsidR="00AF7D10" w:rsidRPr="00BD08B4">
        <w:rPr>
          <w:rFonts w:asciiTheme="majorHAnsi" w:hAnsiTheme="majorHAnsi"/>
          <w:sz w:val="20"/>
          <w:u w:val="single"/>
        </w:rPr>
        <w:t xml:space="preserve">extreme </w:t>
      </w:r>
      <w:del w:id="132" w:author="Han, Wang" w:date="2019-07-22T14:05:00Z">
        <w:r w:rsidR="00AF7D10" w:rsidRPr="00BD08B4" w:rsidDel="00BC7DF4">
          <w:rPr>
            <w:rFonts w:asciiTheme="majorHAnsi" w:hAnsiTheme="majorHAnsi"/>
            <w:sz w:val="20"/>
            <w:u w:val="single"/>
          </w:rPr>
          <w:delText xml:space="preserve">occasions </w:delText>
        </w:r>
      </w:del>
      <w:ins w:id="133" w:author="Han, Wang" w:date="2019-07-22T14:06:00Z">
        <w:r w:rsidR="00BC7DF4">
          <w:rPr>
            <w:rFonts w:asciiTheme="majorHAnsi" w:hAnsiTheme="majorHAnsi"/>
            <w:sz w:val="20"/>
            <w:u w:val="single"/>
          </w:rPr>
          <w:t>scenarios</w:t>
        </w:r>
      </w:ins>
      <w:ins w:id="134" w:author="Han, Wang" w:date="2019-07-22T14:05:00Z">
        <w:r w:rsidR="00BC7DF4" w:rsidRPr="00BD08B4">
          <w:rPr>
            <w:rFonts w:asciiTheme="majorHAnsi" w:hAnsiTheme="majorHAnsi"/>
            <w:sz w:val="20"/>
            <w:u w:val="single"/>
          </w:rPr>
          <w:t xml:space="preserve"> </w:t>
        </w:r>
      </w:ins>
      <w:r w:rsidR="00AF7D10" w:rsidRPr="00BD08B4">
        <w:rPr>
          <w:rFonts w:asciiTheme="majorHAnsi" w:hAnsiTheme="majorHAnsi"/>
          <w:sz w:val="20"/>
          <w:u w:val="single"/>
        </w:rPr>
        <w:t xml:space="preserve">like </w:t>
      </w:r>
      <w:ins w:id="135" w:author="Han, Wang" w:date="2019-07-22T14:06:00Z">
        <w:r w:rsidR="00BC7DF4">
          <w:rPr>
            <w:rFonts w:asciiTheme="majorHAnsi" w:hAnsiTheme="majorHAnsi"/>
            <w:sz w:val="20"/>
            <w:u w:val="single"/>
          </w:rPr>
          <w:t xml:space="preserve">the 2008 </w:t>
        </w:r>
      </w:ins>
      <w:del w:id="136" w:author="Han, Wang" w:date="2019-07-22T14:06:00Z">
        <w:r w:rsidR="00AF7D10" w:rsidRPr="00BD08B4" w:rsidDel="00BC7DF4">
          <w:rPr>
            <w:rFonts w:asciiTheme="majorHAnsi" w:hAnsiTheme="majorHAnsi"/>
            <w:sz w:val="20"/>
            <w:u w:val="single"/>
          </w:rPr>
          <w:delText xml:space="preserve">severe </w:delText>
        </w:r>
      </w:del>
      <w:r w:rsidR="00AF7D10" w:rsidRPr="00BD08B4">
        <w:rPr>
          <w:rFonts w:asciiTheme="majorHAnsi" w:hAnsiTheme="majorHAnsi"/>
          <w:sz w:val="20"/>
          <w:u w:val="single"/>
        </w:rPr>
        <w:t>financial crisis, the</w:t>
      </w:r>
      <w:r w:rsidR="009C70A9" w:rsidRPr="00BD08B4">
        <w:rPr>
          <w:rFonts w:asciiTheme="majorHAnsi" w:hAnsiTheme="majorHAnsi"/>
          <w:sz w:val="20"/>
          <w:u w:val="single"/>
        </w:rPr>
        <w:t xml:space="preserve"> daily </w:t>
      </w:r>
      <w:ins w:id="137" w:author="Han, Wang" w:date="2019-07-22T14:06:00Z">
        <w:r w:rsidR="00BC7DF4">
          <w:rPr>
            <w:rFonts w:asciiTheme="majorHAnsi" w:hAnsiTheme="majorHAnsi"/>
            <w:sz w:val="20"/>
            <w:u w:val="single"/>
          </w:rPr>
          <w:t>returns</w:t>
        </w:r>
      </w:ins>
      <w:del w:id="138" w:author="Han, Wang" w:date="2019-07-22T14:06:00Z">
        <w:r w:rsidR="009C70A9" w:rsidRPr="00BD08B4" w:rsidDel="00BC7DF4">
          <w:rPr>
            <w:rFonts w:asciiTheme="majorHAnsi" w:hAnsiTheme="majorHAnsi"/>
            <w:sz w:val="20"/>
            <w:u w:val="single"/>
          </w:rPr>
          <w:delText>data</w:delText>
        </w:r>
      </w:del>
      <w:r w:rsidR="009C70A9" w:rsidRPr="00BD08B4">
        <w:rPr>
          <w:rFonts w:asciiTheme="majorHAnsi" w:hAnsiTheme="majorHAnsi"/>
          <w:sz w:val="20"/>
          <w:u w:val="single"/>
        </w:rPr>
        <w:t xml:space="preserve"> are explained more by five factor model.</w:t>
      </w:r>
      <w:r w:rsidR="00AF7D10" w:rsidRPr="00BD08B4">
        <w:rPr>
          <w:rFonts w:asciiTheme="majorHAnsi" w:hAnsiTheme="majorHAnsi"/>
          <w:sz w:val="20"/>
          <w:u w:val="single"/>
        </w:rPr>
        <w:t xml:space="preserve">   </w:t>
      </w:r>
      <w:commentRangeEnd w:id="114"/>
      <w:r w:rsidR="00BC7DF4">
        <w:rPr>
          <w:rStyle w:val="CommentReference"/>
        </w:rPr>
        <w:commentReference w:id="114"/>
      </w:r>
    </w:p>
    <w:p w14:paraId="2A03E739" w14:textId="77777777" w:rsidR="00AE3F05" w:rsidRPr="00BD08B4" w:rsidRDefault="00AE3F05" w:rsidP="00AE3F05">
      <w:pPr>
        <w:pStyle w:val="ListParagraph"/>
        <w:ind w:left="762"/>
        <w:jc w:val="both"/>
        <w:rPr>
          <w:rFonts w:asciiTheme="majorHAnsi" w:hAnsiTheme="majorHAnsi"/>
          <w:sz w:val="20"/>
          <w:u w:val="single"/>
        </w:rPr>
      </w:pPr>
    </w:p>
    <w:p w14:paraId="72CA431B" w14:textId="77777777" w:rsidR="00C55D70" w:rsidRDefault="00C55D70" w:rsidP="00E20221">
      <w:pPr>
        <w:pStyle w:val="ListParagraph"/>
        <w:numPr>
          <w:ilvl w:val="0"/>
          <w:numId w:val="5"/>
        </w:numPr>
        <w:jc w:val="both"/>
        <w:rPr>
          <w:rFonts w:asciiTheme="majorHAnsi" w:hAnsiTheme="majorHAnsi"/>
          <w:sz w:val="20"/>
        </w:rPr>
      </w:pPr>
      <w:r w:rsidRPr="00BD08B4">
        <w:rPr>
          <w:rFonts w:asciiTheme="majorHAnsi" w:hAnsiTheme="majorHAnsi"/>
          <w:sz w:val="20"/>
          <w:u w:val="single"/>
        </w:rPr>
        <w:t xml:space="preserve">The finer we </w:t>
      </w:r>
      <w:del w:id="139" w:author="Han, Wang" w:date="2019-07-22T14:18:00Z">
        <w:r w:rsidRPr="00BD08B4" w:rsidDel="00F048C3">
          <w:rPr>
            <w:rFonts w:asciiTheme="majorHAnsi" w:hAnsiTheme="majorHAnsi"/>
            <w:sz w:val="20"/>
            <w:u w:val="single"/>
          </w:rPr>
          <w:delText xml:space="preserve">cut </w:delText>
        </w:r>
      </w:del>
      <w:ins w:id="140" w:author="Han, Wang" w:date="2019-07-22T14:18:00Z">
        <w:r w:rsidR="00F048C3">
          <w:rPr>
            <w:rFonts w:asciiTheme="majorHAnsi" w:hAnsiTheme="majorHAnsi"/>
            <w:sz w:val="20"/>
            <w:u w:val="single"/>
          </w:rPr>
          <w:t>split</w:t>
        </w:r>
        <w:r w:rsidR="00F048C3" w:rsidRPr="00BD08B4">
          <w:rPr>
            <w:rFonts w:asciiTheme="majorHAnsi" w:hAnsiTheme="majorHAnsi"/>
            <w:sz w:val="20"/>
            <w:u w:val="single"/>
          </w:rPr>
          <w:t xml:space="preserve"> </w:t>
        </w:r>
      </w:ins>
      <w:r w:rsidRPr="00BD08B4">
        <w:rPr>
          <w:rFonts w:asciiTheme="majorHAnsi" w:hAnsiTheme="majorHAnsi"/>
          <w:sz w:val="20"/>
          <w:u w:val="single"/>
        </w:rPr>
        <w:t xml:space="preserve">the </w:t>
      </w:r>
      <w:ins w:id="141" w:author="Han, Wang" w:date="2019-07-22T14:18:00Z">
        <w:r w:rsidR="00F048C3">
          <w:rPr>
            <w:rFonts w:asciiTheme="majorHAnsi" w:hAnsiTheme="majorHAnsi"/>
            <w:sz w:val="20"/>
            <w:u w:val="single"/>
          </w:rPr>
          <w:t xml:space="preserve">stock </w:t>
        </w:r>
      </w:ins>
      <w:r w:rsidRPr="00BD08B4">
        <w:rPr>
          <w:rFonts w:asciiTheme="majorHAnsi" w:hAnsiTheme="majorHAnsi"/>
          <w:sz w:val="20"/>
          <w:u w:val="single"/>
        </w:rPr>
        <w:t xml:space="preserve">universe by size, the more diverge the </w:t>
      </w:r>
      <w:del w:id="142" w:author="Han, Wang" w:date="2019-07-22T15:04:00Z">
        <w:r w:rsidRPr="00BD08B4" w:rsidDel="004858A2">
          <w:rPr>
            <w:rFonts w:asciiTheme="majorHAnsi" w:hAnsiTheme="majorHAnsi"/>
            <w:sz w:val="20"/>
            <w:u w:val="single"/>
          </w:rPr>
          <w:delText>five factor</w:delText>
        </w:r>
      </w:del>
      <w:ins w:id="143" w:author="Han, Wang" w:date="2019-07-22T15:04:00Z">
        <w:r w:rsidR="004858A2" w:rsidRPr="00BD08B4">
          <w:rPr>
            <w:rFonts w:asciiTheme="majorHAnsi" w:hAnsiTheme="majorHAnsi"/>
            <w:sz w:val="20"/>
            <w:u w:val="single"/>
          </w:rPr>
          <w:t>five-factor</w:t>
        </w:r>
      </w:ins>
      <w:r w:rsidRPr="00BD08B4">
        <w:rPr>
          <w:rFonts w:asciiTheme="majorHAnsi" w:hAnsiTheme="majorHAnsi"/>
          <w:sz w:val="20"/>
          <w:u w:val="single"/>
        </w:rPr>
        <w:t xml:space="preserve"> model’s performance is among size</w:t>
      </w:r>
      <w:ins w:id="144" w:author="Han, Wang" w:date="2019-07-22T14:19:00Z">
        <w:r w:rsidR="00F048C3">
          <w:rPr>
            <w:rFonts w:asciiTheme="majorHAnsi" w:hAnsiTheme="majorHAnsi"/>
            <w:sz w:val="20"/>
            <w:u w:val="single"/>
          </w:rPr>
          <w:t>-split</w:t>
        </w:r>
      </w:ins>
      <w:r w:rsidRPr="00BD08B4">
        <w:rPr>
          <w:rFonts w:asciiTheme="majorHAnsi" w:hAnsiTheme="majorHAnsi"/>
          <w:sz w:val="20"/>
          <w:u w:val="single"/>
        </w:rPr>
        <w:t xml:space="preserve"> portfolios.</w:t>
      </w:r>
      <w:r>
        <w:rPr>
          <w:rFonts w:asciiTheme="majorHAnsi" w:hAnsiTheme="majorHAnsi"/>
          <w:sz w:val="20"/>
        </w:rPr>
        <w:t xml:space="preserve"> For regressions with daily return</w:t>
      </w:r>
      <w:r w:rsidR="008701D2">
        <w:rPr>
          <w:rFonts w:asciiTheme="majorHAnsi" w:hAnsiTheme="majorHAnsi"/>
          <w:sz w:val="20"/>
        </w:rPr>
        <w:t>s</w:t>
      </w:r>
      <w:r>
        <w:rPr>
          <w:rFonts w:asciiTheme="majorHAnsi" w:hAnsiTheme="majorHAnsi"/>
          <w:sz w:val="20"/>
        </w:rPr>
        <w:t>,</w:t>
      </w:r>
      <w:r w:rsidR="00B952B5">
        <w:rPr>
          <w:rFonts w:asciiTheme="majorHAnsi" w:hAnsiTheme="majorHAnsi"/>
          <w:sz w:val="20"/>
        </w:rPr>
        <w:t xml:space="preserve"> the </w:t>
      </w:r>
      <w:del w:id="145" w:author="Han, Wang" w:date="2019-07-22T14:21:00Z">
        <w:r w:rsidR="00B952B5" w:rsidDel="00F048C3">
          <w:rPr>
            <w:rFonts w:asciiTheme="majorHAnsi" w:hAnsiTheme="majorHAnsi"/>
            <w:sz w:val="20"/>
          </w:rPr>
          <w:delText>three size</w:delText>
        </w:r>
      </w:del>
      <w:ins w:id="146" w:author="Han, Wang" w:date="2019-07-22T14:21:00Z">
        <w:r w:rsidR="00F048C3">
          <w:rPr>
            <w:rFonts w:asciiTheme="majorHAnsi" w:hAnsiTheme="majorHAnsi"/>
            <w:sz w:val="20"/>
          </w:rPr>
          <w:t>3-4-3</w:t>
        </w:r>
      </w:ins>
      <w:ins w:id="147" w:author="Han, Wang" w:date="2019-07-22T14:20:00Z">
        <w:r w:rsidR="00F048C3">
          <w:rPr>
            <w:rFonts w:asciiTheme="majorHAnsi" w:hAnsiTheme="majorHAnsi"/>
            <w:sz w:val="20"/>
          </w:rPr>
          <w:t>-split</w:t>
        </w:r>
      </w:ins>
      <w:r w:rsidR="00B952B5">
        <w:rPr>
          <w:rFonts w:asciiTheme="majorHAnsi" w:hAnsiTheme="majorHAnsi"/>
          <w:sz w:val="20"/>
        </w:rPr>
        <w:t xml:space="preserve"> portfolios </w:t>
      </w:r>
      <w:r w:rsidR="008701D2">
        <w:rPr>
          <w:rFonts w:asciiTheme="majorHAnsi" w:hAnsiTheme="majorHAnsi"/>
          <w:sz w:val="20"/>
        </w:rPr>
        <w:t>have very close</w:t>
      </w:r>
      <w:r>
        <w:rPr>
          <w:rFonts w:asciiTheme="majorHAnsi" w:hAnsiTheme="majorHAnsi"/>
          <w:sz w:val="20"/>
        </w:rPr>
        <w:t xml:space="preser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around 95%, the </w:t>
      </w:r>
      <w:ins w:id="148" w:author="Han, Wang" w:date="2019-07-22T14:21:00Z">
        <w:r w:rsidR="00F048C3">
          <w:rPr>
            <w:rFonts w:asciiTheme="majorHAnsi" w:hAnsiTheme="majorHAnsi"/>
            <w:sz w:val="20"/>
          </w:rPr>
          <w:t>quintile-split</w:t>
        </w:r>
      </w:ins>
      <w:del w:id="149" w:author="Han, Wang" w:date="2019-07-22T14:20:00Z">
        <w:r w:rsidR="008701D2" w:rsidDel="00F048C3">
          <w:rPr>
            <w:rFonts w:asciiTheme="majorHAnsi" w:hAnsiTheme="majorHAnsi"/>
            <w:sz w:val="20"/>
          </w:rPr>
          <w:delText>five size</w:delText>
        </w:r>
      </w:del>
      <w:r w:rsidR="008701D2">
        <w:rPr>
          <w:rFonts w:asciiTheme="majorHAnsi" w:hAnsiTheme="majorHAnsi"/>
          <w:sz w:val="20"/>
        </w:rPr>
        <w:t xml:space="preserve"> portfolios have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ranged from 75% to 100%, and the </w:t>
      </w:r>
      <w:ins w:id="150" w:author="Han, Wang" w:date="2019-07-22T14:24:00Z">
        <w:r w:rsidR="00F048C3">
          <w:rPr>
            <w:rFonts w:asciiTheme="majorHAnsi" w:hAnsiTheme="majorHAnsi"/>
            <w:sz w:val="20"/>
          </w:rPr>
          <w:t>decil</w:t>
        </w:r>
      </w:ins>
      <w:ins w:id="151" w:author="Han, Wang" w:date="2019-07-22T14:26:00Z">
        <w:r w:rsidR="00F048C3">
          <w:rPr>
            <w:rFonts w:asciiTheme="majorHAnsi" w:hAnsiTheme="majorHAnsi"/>
            <w:sz w:val="20"/>
          </w:rPr>
          <w:t>e</w:t>
        </w:r>
      </w:ins>
      <w:ins w:id="152" w:author="Han, Wang" w:date="2019-07-22T14:24:00Z">
        <w:r w:rsidR="00F048C3">
          <w:rPr>
            <w:rFonts w:asciiTheme="majorHAnsi" w:hAnsiTheme="majorHAnsi"/>
            <w:sz w:val="20"/>
          </w:rPr>
          <w:t xml:space="preserve">-split </w:t>
        </w:r>
      </w:ins>
      <w:del w:id="153" w:author="Han, Wang" w:date="2019-07-22T14:24:00Z">
        <w:r w:rsidR="008701D2" w:rsidDel="00F048C3">
          <w:rPr>
            <w:rFonts w:asciiTheme="majorHAnsi" w:hAnsiTheme="majorHAnsi"/>
            <w:sz w:val="20"/>
          </w:rPr>
          <w:delText xml:space="preserve">ten size </w:delText>
        </w:r>
      </w:del>
      <w:r w:rsidR="008701D2">
        <w:rPr>
          <w:rFonts w:asciiTheme="majorHAnsi" w:hAnsiTheme="majorHAnsi"/>
          <w:sz w:val="20"/>
        </w:rPr>
        <w:t xml:space="preserve">portfolios have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widely ranged from 50% to 100%. For regressions with monthly returns, the </w:t>
      </w:r>
      <w:r w:rsidR="00175D83">
        <w:rPr>
          <w:rFonts w:asciiTheme="majorHAnsi" w:hAnsiTheme="majorHAnsi"/>
          <w:sz w:val="20"/>
        </w:rPr>
        <w:t>divergence</w:t>
      </w:r>
      <w:r w:rsidR="008701D2">
        <w:rPr>
          <w:rFonts w:asciiTheme="majorHAnsi" w:hAnsiTheme="majorHAnsi"/>
          <w:sz w:val="20"/>
        </w:rPr>
        <w:t xml:space="preserve"> is narrower, because </w:t>
      </w:r>
      <w:del w:id="154" w:author="Han, Wang" w:date="2019-07-22T14:29:00Z">
        <w:r w:rsidR="008701D2" w:rsidDel="00E76390">
          <w:rPr>
            <w:rFonts w:asciiTheme="majorHAnsi" w:hAnsiTheme="majorHAnsi"/>
            <w:sz w:val="20"/>
          </w:rPr>
          <w:delText xml:space="preserve">generally </w:delText>
        </w:r>
      </w:del>
      <w:r w:rsidR="008701D2">
        <w:rPr>
          <w:rFonts w:asciiTheme="majorHAnsi" w:hAnsiTheme="majorHAnsi"/>
          <w:sz w:val="20"/>
        </w:rPr>
        <w:t xml:space="preserve">monthly </w:t>
      </w:r>
      <w:ins w:id="155" w:author="Han, Wang" w:date="2019-07-22T14:29:00Z">
        <w:r w:rsidR="00E76390">
          <w:rPr>
            <w:rFonts w:asciiTheme="majorHAnsi" w:hAnsiTheme="majorHAnsi"/>
            <w:sz w:val="20"/>
          </w:rPr>
          <w:t>returns</w:t>
        </w:r>
      </w:ins>
      <w:del w:id="156" w:author="Han, Wang" w:date="2019-07-22T14:29:00Z">
        <w:r w:rsidR="008701D2" w:rsidDel="00E76390">
          <w:rPr>
            <w:rFonts w:asciiTheme="majorHAnsi" w:hAnsiTheme="majorHAnsi"/>
            <w:sz w:val="20"/>
          </w:rPr>
          <w:delText>data</w:delText>
        </w:r>
      </w:del>
      <w:r w:rsidR="008701D2">
        <w:rPr>
          <w:rFonts w:asciiTheme="majorHAnsi" w:hAnsiTheme="majorHAnsi"/>
          <w:sz w:val="20"/>
        </w:rPr>
        <w:t xml:space="preserve"> </w:t>
      </w:r>
      <w:ins w:id="157" w:author="Han, Wang" w:date="2019-07-22T14:29:00Z">
        <w:r w:rsidR="00E76390">
          <w:rPr>
            <w:rFonts w:asciiTheme="majorHAnsi" w:hAnsiTheme="majorHAnsi"/>
            <w:sz w:val="20"/>
          </w:rPr>
          <w:t>are</w:t>
        </w:r>
      </w:ins>
      <w:del w:id="158" w:author="Han, Wang" w:date="2019-07-22T14:29:00Z">
        <w:r w:rsidR="008701D2" w:rsidDel="00E76390">
          <w:rPr>
            <w:rFonts w:asciiTheme="majorHAnsi" w:hAnsiTheme="majorHAnsi"/>
            <w:sz w:val="20"/>
          </w:rPr>
          <w:delText>is</w:delText>
        </w:r>
      </w:del>
      <w:r w:rsidR="008701D2">
        <w:rPr>
          <w:rFonts w:asciiTheme="majorHAnsi" w:hAnsiTheme="majorHAnsi"/>
          <w:sz w:val="20"/>
        </w:rPr>
        <w:t xml:space="preserve"> easier to</w:t>
      </w:r>
      <w:del w:id="159" w:author="Han, Wang" w:date="2019-07-22T14:29:00Z">
        <w:r w:rsidR="008701D2" w:rsidDel="00E76390">
          <w:rPr>
            <w:rFonts w:asciiTheme="majorHAnsi" w:hAnsiTheme="majorHAnsi"/>
            <w:sz w:val="20"/>
          </w:rPr>
          <w:delText xml:space="preserve"> </w:delText>
        </w:r>
      </w:del>
      <w:ins w:id="160" w:author="Han, Wang" w:date="2019-07-22T14:29:00Z">
        <w:r w:rsidR="00E76390">
          <w:rPr>
            <w:rFonts w:asciiTheme="majorHAnsi" w:hAnsiTheme="majorHAnsi"/>
            <w:sz w:val="20"/>
          </w:rPr>
          <w:t xml:space="preserve"> </w:t>
        </w:r>
      </w:ins>
      <w:ins w:id="161" w:author="Han, Wang" w:date="2019-07-22T14:30:00Z">
        <w:r w:rsidR="00E76390">
          <w:rPr>
            <w:rFonts w:asciiTheme="majorHAnsi" w:hAnsiTheme="majorHAnsi"/>
            <w:sz w:val="20"/>
          </w:rPr>
          <w:t xml:space="preserve">be </w:t>
        </w:r>
      </w:ins>
      <w:r w:rsidR="008701D2">
        <w:rPr>
          <w:rFonts w:asciiTheme="majorHAnsi" w:hAnsiTheme="majorHAnsi"/>
          <w:sz w:val="20"/>
        </w:rPr>
        <w:t>explain</w:t>
      </w:r>
      <w:ins w:id="162" w:author="Han, Wang" w:date="2019-07-22T14:30:00Z">
        <w:r w:rsidR="00E76390">
          <w:rPr>
            <w:rFonts w:asciiTheme="majorHAnsi" w:hAnsiTheme="majorHAnsi"/>
            <w:sz w:val="20"/>
          </w:rPr>
          <w:t>ed</w:t>
        </w:r>
      </w:ins>
      <w:r w:rsidR="008701D2">
        <w:rPr>
          <w:rFonts w:asciiTheme="majorHAnsi" w:hAnsiTheme="majorHAnsi"/>
          <w:sz w:val="20"/>
        </w:rPr>
        <w:t xml:space="preserve"> as described in the first bullet point. But the diverge</w:t>
      </w:r>
      <w:r w:rsidR="00175D83">
        <w:rPr>
          <w:rFonts w:asciiTheme="majorHAnsi" w:hAnsiTheme="majorHAnsi"/>
          <w:sz w:val="20"/>
        </w:rPr>
        <w:t>nce</w:t>
      </w:r>
      <w:r w:rsidR="008701D2">
        <w:rPr>
          <w:rFonts w:asciiTheme="majorHAnsi" w:hAnsiTheme="majorHAnsi"/>
          <w:sz w:val="20"/>
        </w:rPr>
        <w:t xml:space="preserve"> is still not negligible: </w:t>
      </w:r>
      <w:ins w:id="163" w:author="Han, Wang" w:date="2019-07-22T14:34:00Z">
        <w:r w:rsidR="00E76390">
          <w:rPr>
            <w:rFonts w:asciiTheme="majorHAnsi" w:hAnsiTheme="majorHAnsi"/>
            <w:sz w:val="20"/>
          </w:rPr>
          <w:t xml:space="preserve">for </w:t>
        </w:r>
      </w:ins>
      <m:oMath>
        <m:sSup>
          <m:sSupPr>
            <m:ctrlPr>
              <w:ins w:id="164" w:author="Han, Wang" w:date="2019-07-22T14:30:00Z">
                <w:rPr>
                  <w:rFonts w:ascii="Cambria Math" w:hAnsi="Cambria Math"/>
                  <w:i/>
                  <w:sz w:val="20"/>
                </w:rPr>
              </w:ins>
            </m:ctrlPr>
          </m:sSupPr>
          <m:e>
            <m:r>
              <w:ins w:id="165" w:author="Han, Wang" w:date="2019-07-22T14:30:00Z">
                <w:rPr>
                  <w:rFonts w:ascii="Cambria Math" w:hAnsi="Cambria Math"/>
                  <w:sz w:val="20"/>
                </w:rPr>
                <m:t>R</m:t>
              </w:ins>
            </m:r>
          </m:e>
          <m:sup>
            <m:r>
              <w:ins w:id="166" w:author="Han, Wang" w:date="2019-07-22T14:30:00Z">
                <w:rPr>
                  <w:rFonts w:ascii="Cambria Math" w:hAnsi="Cambria Math"/>
                  <w:sz w:val="20"/>
                </w:rPr>
                <m:t>2</m:t>
              </w:ins>
            </m:r>
          </m:sup>
        </m:sSup>
      </m:oMath>
      <w:ins w:id="167" w:author="Han, Wang" w:date="2019-07-22T14:31:00Z">
        <w:r w:rsidR="00E76390">
          <w:rPr>
            <w:rFonts w:asciiTheme="majorHAnsi" w:hAnsiTheme="majorHAnsi"/>
            <w:sz w:val="20"/>
          </w:rPr>
          <w:t xml:space="preserve"> values</w:t>
        </w:r>
      </w:ins>
      <w:ins w:id="168" w:author="Han, Wang" w:date="2019-07-22T14:34:00Z">
        <w:r w:rsidR="00E76390">
          <w:rPr>
            <w:rFonts w:asciiTheme="majorHAnsi" w:hAnsiTheme="majorHAnsi"/>
            <w:sz w:val="20"/>
          </w:rPr>
          <w:t>,</w:t>
        </w:r>
      </w:ins>
      <w:del w:id="169" w:author="Han, Wang" w:date="2019-07-22T14:32:00Z">
        <w:r w:rsidR="008701D2" w:rsidDel="00E76390">
          <w:rPr>
            <w:rFonts w:asciiTheme="majorHAnsi" w:hAnsiTheme="majorHAnsi"/>
            <w:sz w:val="20"/>
          </w:rPr>
          <w:delText>the</w:delText>
        </w:r>
      </w:del>
      <w:r w:rsidR="00175D83">
        <w:rPr>
          <w:rFonts w:asciiTheme="majorHAnsi" w:hAnsiTheme="majorHAnsi"/>
          <w:sz w:val="20"/>
        </w:rPr>
        <w:t xml:space="preserve"> </w:t>
      </w:r>
      <w:ins w:id="170" w:author="Han, Wang" w:date="2019-07-22T14:30:00Z">
        <w:r w:rsidR="00E76390">
          <w:rPr>
            <w:rFonts w:asciiTheme="majorHAnsi" w:hAnsiTheme="majorHAnsi"/>
            <w:sz w:val="20"/>
          </w:rPr>
          <w:t>3-4-3-split</w:t>
        </w:r>
      </w:ins>
      <w:del w:id="171" w:author="Han, Wang" w:date="2019-07-22T14:30:00Z">
        <w:r w:rsidR="00175D83" w:rsidDel="00E76390">
          <w:rPr>
            <w:rFonts w:asciiTheme="majorHAnsi" w:hAnsiTheme="majorHAnsi"/>
            <w:sz w:val="20"/>
          </w:rPr>
          <w:delText>three size</w:delText>
        </w:r>
      </w:del>
      <w:r w:rsidR="00175D83">
        <w:rPr>
          <w:rFonts w:asciiTheme="majorHAnsi" w:hAnsiTheme="majorHAnsi"/>
          <w:sz w:val="20"/>
        </w:rPr>
        <w:t xml:space="preserve"> portfolios are </w:t>
      </w:r>
      <w:ins w:id="172" w:author="Han, Wang" w:date="2019-07-22T14:34:00Z">
        <w:r w:rsidR="00E76390">
          <w:rPr>
            <w:rFonts w:asciiTheme="majorHAnsi" w:hAnsiTheme="majorHAnsi"/>
            <w:sz w:val="20"/>
          </w:rPr>
          <w:t xml:space="preserve">all </w:t>
        </w:r>
      </w:ins>
      <w:r w:rsidR="008701D2">
        <w:rPr>
          <w:rFonts w:asciiTheme="majorHAnsi" w:hAnsiTheme="majorHAnsi"/>
          <w:sz w:val="20"/>
        </w:rPr>
        <w:t>close</w:t>
      </w:r>
      <w:del w:id="173" w:author="Han, Wang" w:date="2019-07-22T14:34:00Z">
        <w:r w:rsidR="008701D2" w:rsidDel="00E76390">
          <w:rPr>
            <w:rFonts w:asciiTheme="majorHAnsi" w:hAnsiTheme="majorHAnsi"/>
            <w:sz w:val="20"/>
          </w:rPr>
          <w:delText>r</w:delText>
        </w:r>
      </w:del>
      <w:r w:rsidR="008701D2">
        <w:rPr>
          <w:rFonts w:asciiTheme="majorHAnsi" w:hAnsiTheme="majorHAnsi"/>
          <w:sz w:val="20"/>
        </w:rPr>
        <w:t xml:space="preserve"> to 100%, </w:t>
      </w:r>
      <w:del w:id="174" w:author="Han, Wang" w:date="2019-07-22T14:33:00Z">
        <w:r w:rsidR="008701D2" w:rsidDel="00E76390">
          <w:rPr>
            <w:rFonts w:asciiTheme="majorHAnsi" w:hAnsiTheme="majorHAnsi"/>
            <w:sz w:val="20"/>
          </w:rPr>
          <w:delText xml:space="preserve">the </w:delText>
        </w:r>
      </w:del>
      <w:del w:id="175" w:author="Han, Wang" w:date="2019-07-22T14:30:00Z">
        <w:r w:rsidR="008701D2" w:rsidDel="00E76390">
          <w:rPr>
            <w:rFonts w:asciiTheme="majorHAnsi" w:hAnsiTheme="majorHAnsi"/>
            <w:sz w:val="20"/>
          </w:rPr>
          <w:delText>five size</w:delText>
        </w:r>
      </w:del>
      <w:del w:id="176" w:author="Han, Wang" w:date="2019-07-22T14:33:00Z">
        <w:r w:rsidR="008701D2" w:rsidDel="00E76390">
          <w:rPr>
            <w:rFonts w:asciiTheme="majorHAnsi" w:hAnsiTheme="majorHAnsi"/>
            <w:sz w:val="20"/>
          </w:rPr>
          <w:delText xml:space="preserve"> portfolios’ </w:delTex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sidDel="00E76390">
          <w:rPr>
            <w:rFonts w:asciiTheme="majorHAnsi" w:hAnsiTheme="majorHAnsi"/>
            <w:sz w:val="20"/>
          </w:rPr>
          <w:delText xml:space="preserve"> are from </w:delText>
        </w:r>
      </w:del>
      <w:r w:rsidR="00CD0DCD">
        <w:rPr>
          <w:rFonts w:asciiTheme="majorHAnsi" w:hAnsiTheme="majorHAnsi"/>
          <w:sz w:val="20"/>
        </w:rPr>
        <w:t xml:space="preserve">95% to 100% </w:t>
      </w:r>
      <w:ins w:id="177" w:author="Han, Wang" w:date="2019-07-22T14:33:00Z">
        <w:r w:rsidR="00E76390">
          <w:rPr>
            <w:rFonts w:asciiTheme="majorHAnsi" w:hAnsiTheme="majorHAnsi"/>
            <w:sz w:val="20"/>
          </w:rPr>
          <w:t xml:space="preserve">for quintile-split portfolios </w:t>
        </w:r>
      </w:ins>
      <w:r w:rsidR="00CD0DCD">
        <w:rPr>
          <w:rFonts w:asciiTheme="majorHAnsi" w:hAnsiTheme="majorHAnsi"/>
          <w:sz w:val="20"/>
        </w:rPr>
        <w:t xml:space="preserve">and the </w:t>
      </w:r>
      <w:del w:id="178" w:author="Han, Wang" w:date="2019-07-22T14:34:00Z">
        <w:r w:rsidR="00CD0DCD" w:rsidDel="00E76390">
          <w:rPr>
            <w:rFonts w:asciiTheme="majorHAnsi" w:hAnsiTheme="majorHAnsi"/>
            <w:sz w:val="20"/>
          </w:rPr>
          <w:delText>ten size</w:delText>
        </w:r>
      </w:del>
      <w:ins w:id="179" w:author="Han, Wang" w:date="2019-07-22T14:34:00Z">
        <w:r w:rsidR="00E76390">
          <w:rPr>
            <w:rFonts w:asciiTheme="majorHAnsi" w:hAnsiTheme="majorHAnsi"/>
            <w:sz w:val="20"/>
          </w:rPr>
          <w:t xml:space="preserve">decile-split </w:t>
        </w:r>
      </w:ins>
      <w:r w:rsidR="00CD0DCD">
        <w:rPr>
          <w:rFonts w:asciiTheme="majorHAnsi" w:hAnsiTheme="majorHAnsi"/>
          <w:sz w:val="20"/>
        </w:rPr>
        <w:t xml:space="preserve"> portfolios</w:t>
      </w:r>
      <w:del w:id="180" w:author="Han, Wang" w:date="2019-07-22T14:35:00Z">
        <w:r w:rsidR="00CD0DCD" w:rsidDel="00E76390">
          <w:rPr>
            <w:rFonts w:asciiTheme="majorHAnsi" w:hAnsiTheme="majorHAnsi"/>
            <w:sz w:val="20"/>
          </w:rPr>
          <w:delText xml:space="preserve">’ </w:delTex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del>
      <w:r w:rsidR="00CD0DCD">
        <w:rPr>
          <w:rFonts w:asciiTheme="majorHAnsi" w:hAnsiTheme="majorHAnsi"/>
          <w:sz w:val="20"/>
        </w:rPr>
        <w:t xml:space="preserve"> range from 85% to 97%.</w:t>
      </w:r>
    </w:p>
    <w:p w14:paraId="547D5500" w14:textId="77777777" w:rsidR="00AE3F05" w:rsidRDefault="00AE3F05" w:rsidP="00AE3F05">
      <w:pPr>
        <w:pStyle w:val="ListParagraph"/>
        <w:ind w:left="762"/>
        <w:jc w:val="both"/>
        <w:rPr>
          <w:rFonts w:asciiTheme="majorHAnsi" w:hAnsiTheme="majorHAnsi"/>
          <w:sz w:val="20"/>
        </w:rPr>
      </w:pPr>
    </w:p>
    <w:p w14:paraId="6732B3F2" w14:textId="77777777" w:rsidR="00AE3F05" w:rsidRDefault="00C55D70" w:rsidP="00AE3F05">
      <w:pPr>
        <w:pStyle w:val="ListParagraph"/>
        <w:numPr>
          <w:ilvl w:val="0"/>
          <w:numId w:val="5"/>
        </w:numPr>
        <w:jc w:val="both"/>
        <w:rPr>
          <w:rFonts w:asciiTheme="majorHAnsi" w:hAnsiTheme="majorHAnsi"/>
          <w:sz w:val="20"/>
        </w:rPr>
      </w:pPr>
      <w:r w:rsidRPr="00BD08B4">
        <w:rPr>
          <w:rFonts w:asciiTheme="majorHAnsi" w:hAnsiTheme="majorHAnsi"/>
          <w:sz w:val="20"/>
          <w:u w:val="single"/>
        </w:rPr>
        <w:t>The explanatory power of five factor model is stronger for big-size</w:t>
      </w:r>
      <w:ins w:id="181" w:author="Han, Wang" w:date="2019-07-22T14:35:00Z">
        <w:r w:rsidR="00E76390">
          <w:rPr>
            <w:rFonts w:asciiTheme="majorHAnsi" w:hAnsiTheme="majorHAnsi"/>
            <w:sz w:val="20"/>
            <w:u w:val="single"/>
          </w:rPr>
          <w:t>d</w:t>
        </w:r>
      </w:ins>
      <w:r w:rsidRPr="00BD08B4">
        <w:rPr>
          <w:rFonts w:asciiTheme="majorHAnsi" w:hAnsiTheme="majorHAnsi"/>
          <w:sz w:val="20"/>
          <w:u w:val="single"/>
        </w:rPr>
        <w:t xml:space="preserve"> stock portfolios and </w:t>
      </w:r>
      <w:r w:rsidR="00BD08B4" w:rsidRPr="00BD08B4">
        <w:rPr>
          <w:rFonts w:asciiTheme="majorHAnsi" w:hAnsiTheme="majorHAnsi"/>
          <w:sz w:val="20"/>
          <w:u w:val="single"/>
        </w:rPr>
        <w:t>weaker</w:t>
      </w:r>
      <w:r w:rsidRPr="00BD08B4">
        <w:rPr>
          <w:rFonts w:asciiTheme="majorHAnsi" w:hAnsiTheme="majorHAnsi"/>
          <w:sz w:val="20"/>
          <w:u w:val="single"/>
        </w:rPr>
        <w:t xml:space="preserve"> for small-size</w:t>
      </w:r>
      <w:ins w:id="182" w:author="Han, Wang" w:date="2019-07-22T14:35:00Z">
        <w:r w:rsidR="00E76390">
          <w:rPr>
            <w:rFonts w:asciiTheme="majorHAnsi" w:hAnsiTheme="majorHAnsi"/>
            <w:sz w:val="20"/>
            <w:u w:val="single"/>
          </w:rPr>
          <w:t>d</w:t>
        </w:r>
      </w:ins>
      <w:r w:rsidRPr="00BD08B4">
        <w:rPr>
          <w:rFonts w:asciiTheme="majorHAnsi" w:hAnsiTheme="majorHAnsi"/>
          <w:sz w:val="20"/>
          <w:u w:val="single"/>
        </w:rPr>
        <w:t xml:space="preserve"> stock portfolios.</w:t>
      </w:r>
      <w:r w:rsidR="008701D2">
        <w:rPr>
          <w:rFonts w:asciiTheme="majorHAnsi" w:hAnsiTheme="majorHAnsi"/>
          <w:sz w:val="20"/>
        </w:rPr>
        <w:t xml:space="preserve"> Similar to the rationale of the first bullet point, the smaller size the listed company is, the more noisy its return</w:t>
      </w:r>
      <w:r w:rsidR="00175D83">
        <w:rPr>
          <w:rFonts w:asciiTheme="majorHAnsi" w:hAnsiTheme="majorHAnsi"/>
          <w:sz w:val="20"/>
        </w:rPr>
        <w:t xml:space="preserve">s </w:t>
      </w:r>
      <w:del w:id="183" w:author="Han, Wang" w:date="2019-07-22T14:37:00Z">
        <w:r w:rsidR="00175D83" w:rsidDel="00E76390">
          <w:rPr>
            <w:rFonts w:asciiTheme="majorHAnsi" w:hAnsiTheme="majorHAnsi"/>
            <w:sz w:val="20"/>
          </w:rPr>
          <w:delText>could be</w:delText>
        </w:r>
      </w:del>
      <w:ins w:id="184" w:author="Han, Wang" w:date="2019-07-22T14:37:00Z">
        <w:r w:rsidR="00E76390">
          <w:rPr>
            <w:rFonts w:asciiTheme="majorHAnsi" w:hAnsiTheme="majorHAnsi"/>
            <w:sz w:val="20"/>
          </w:rPr>
          <w:t>are</w:t>
        </w:r>
      </w:ins>
      <w:r w:rsidR="00175D83">
        <w:rPr>
          <w:rFonts w:asciiTheme="majorHAnsi" w:hAnsiTheme="majorHAnsi"/>
          <w:sz w:val="20"/>
        </w:rPr>
        <w:t xml:space="preserve">, </w:t>
      </w:r>
      <w:r w:rsidR="008701D2">
        <w:rPr>
          <w:rFonts w:asciiTheme="majorHAnsi" w:hAnsiTheme="majorHAnsi"/>
          <w:sz w:val="20"/>
        </w:rPr>
        <w:t>namely more</w:t>
      </w:r>
      <w:del w:id="185" w:author="Han, Wang" w:date="2019-07-22T14:39:00Z">
        <w:r w:rsidR="008701D2" w:rsidDel="00CB08BE">
          <w:rPr>
            <w:rFonts w:asciiTheme="majorHAnsi" w:hAnsiTheme="majorHAnsi"/>
            <w:sz w:val="20"/>
          </w:rPr>
          <w:delText xml:space="preserve"> </w:delText>
        </w:r>
      </w:del>
      <w:del w:id="186" w:author="Han, Wang" w:date="2019-07-22T14:38:00Z">
        <w:r w:rsidR="008701D2" w:rsidDel="00CB08BE">
          <w:rPr>
            <w:rFonts w:asciiTheme="majorHAnsi" w:hAnsiTheme="majorHAnsi"/>
            <w:sz w:val="20"/>
          </w:rPr>
          <w:delText>volatile</w:delText>
        </w:r>
      </w:del>
      <w:del w:id="187" w:author="Han, Wang" w:date="2019-07-22T14:39:00Z">
        <w:r w:rsidR="008701D2" w:rsidDel="00CB08BE">
          <w:rPr>
            <w:rFonts w:asciiTheme="majorHAnsi" w:hAnsiTheme="majorHAnsi"/>
            <w:sz w:val="20"/>
          </w:rPr>
          <w:delText xml:space="preserve"> o</w:delText>
        </w:r>
      </w:del>
      <w:del w:id="188" w:author="Han, Wang" w:date="2019-07-22T14:38:00Z">
        <w:r w:rsidR="008701D2" w:rsidDel="00CB08BE">
          <w:rPr>
            <w:rFonts w:asciiTheme="majorHAnsi" w:hAnsiTheme="majorHAnsi"/>
            <w:sz w:val="20"/>
          </w:rPr>
          <w:delText>r</w:delText>
        </w:r>
      </w:del>
      <w:r w:rsidR="008701D2">
        <w:rPr>
          <w:rFonts w:asciiTheme="majorHAnsi" w:hAnsiTheme="majorHAnsi"/>
          <w:sz w:val="20"/>
        </w:rPr>
        <w:t xml:space="preserve"> </w:t>
      </w:r>
      <w:ins w:id="189" w:author="Han, Wang" w:date="2019-07-22T14:39:00Z">
        <w:r w:rsidR="00CB08BE">
          <w:rPr>
            <w:rFonts w:asciiTheme="majorHAnsi" w:hAnsiTheme="majorHAnsi"/>
            <w:sz w:val="20"/>
          </w:rPr>
          <w:t>sensitive</w:t>
        </w:r>
      </w:ins>
      <w:del w:id="190" w:author="Han, Wang" w:date="2019-07-22T14:39:00Z">
        <w:r w:rsidR="008701D2" w:rsidDel="00CB08BE">
          <w:rPr>
            <w:rFonts w:asciiTheme="majorHAnsi" w:hAnsiTheme="majorHAnsi"/>
            <w:sz w:val="20"/>
          </w:rPr>
          <w:delText>vulnerable</w:delText>
        </w:r>
      </w:del>
      <w:r w:rsidR="008701D2">
        <w:rPr>
          <w:rFonts w:asciiTheme="majorHAnsi" w:hAnsiTheme="majorHAnsi"/>
          <w:sz w:val="20"/>
        </w:rPr>
        <w:t xml:space="preserve"> </w:t>
      </w:r>
      <w:del w:id="191" w:author="Han, Wang" w:date="2019-07-22T14:38:00Z">
        <w:r w:rsidR="008701D2" w:rsidDel="00CB08BE">
          <w:rPr>
            <w:rFonts w:asciiTheme="majorHAnsi" w:hAnsiTheme="majorHAnsi"/>
            <w:sz w:val="20"/>
          </w:rPr>
          <w:delText>it can be market signals</w:delText>
        </w:r>
      </w:del>
      <w:ins w:id="192" w:author="Han, Wang" w:date="2019-07-22T14:38:00Z">
        <w:r w:rsidR="00CB08BE">
          <w:rPr>
            <w:rFonts w:asciiTheme="majorHAnsi" w:hAnsiTheme="majorHAnsi"/>
            <w:sz w:val="20"/>
          </w:rPr>
          <w:t>to unsystematic risks</w:t>
        </w:r>
      </w:ins>
      <w:r w:rsidR="008701D2">
        <w:rPr>
          <w:rFonts w:asciiTheme="majorHAnsi" w:hAnsiTheme="majorHAnsi"/>
          <w:sz w:val="20"/>
        </w:rPr>
        <w:t xml:space="preserve">, </w:t>
      </w:r>
      <w:ins w:id="193" w:author="Han, Wang" w:date="2019-07-22T14:39:00Z">
        <w:r w:rsidR="00CB08BE">
          <w:rPr>
            <w:rFonts w:asciiTheme="majorHAnsi" w:hAnsiTheme="majorHAnsi"/>
            <w:sz w:val="20"/>
          </w:rPr>
          <w:t>i.e. co</w:t>
        </w:r>
      </w:ins>
      <w:ins w:id="194" w:author="Han, Wang" w:date="2019-07-22T14:40:00Z">
        <w:r w:rsidR="00CB08BE">
          <w:rPr>
            <w:rFonts w:asciiTheme="majorHAnsi" w:hAnsiTheme="majorHAnsi"/>
            <w:sz w:val="20"/>
          </w:rPr>
          <w:t>r</w:t>
        </w:r>
      </w:ins>
      <w:ins w:id="195" w:author="Han, Wang" w:date="2019-07-22T14:39:00Z">
        <w:r w:rsidR="00CB08BE">
          <w:rPr>
            <w:rFonts w:asciiTheme="majorHAnsi" w:hAnsiTheme="majorHAnsi"/>
            <w:sz w:val="20"/>
          </w:rPr>
          <w:t>p</w:t>
        </w:r>
      </w:ins>
      <w:ins w:id="196" w:author="Han, Wang" w:date="2019-07-22T14:40:00Z">
        <w:r w:rsidR="00CB08BE">
          <w:rPr>
            <w:rFonts w:asciiTheme="majorHAnsi" w:hAnsiTheme="majorHAnsi"/>
            <w:sz w:val="20"/>
          </w:rPr>
          <w:t>o</w:t>
        </w:r>
      </w:ins>
      <w:ins w:id="197" w:author="Han, Wang" w:date="2019-07-22T14:39:00Z">
        <w:r w:rsidR="00CB08BE">
          <w:rPr>
            <w:rFonts w:asciiTheme="majorHAnsi" w:hAnsiTheme="majorHAnsi"/>
            <w:sz w:val="20"/>
          </w:rPr>
          <w:t xml:space="preserve">rate </w:t>
        </w:r>
      </w:ins>
      <w:del w:id="198" w:author="Han, Wang" w:date="2019-07-22T14:39:00Z">
        <w:r w:rsidR="008701D2" w:rsidDel="00CB08BE">
          <w:rPr>
            <w:rFonts w:asciiTheme="majorHAnsi" w:hAnsiTheme="majorHAnsi"/>
            <w:sz w:val="20"/>
          </w:rPr>
          <w:delText xml:space="preserve">which could be </w:delText>
        </w:r>
      </w:del>
      <w:r w:rsidR="008701D2">
        <w:rPr>
          <w:rFonts w:asciiTheme="majorHAnsi" w:hAnsiTheme="majorHAnsi"/>
          <w:sz w:val="20"/>
        </w:rPr>
        <w:t xml:space="preserve">financial </w:t>
      </w:r>
      <w:ins w:id="199" w:author="Han, Wang" w:date="2019-07-22T14:40:00Z">
        <w:r w:rsidR="00CB08BE">
          <w:rPr>
            <w:rFonts w:asciiTheme="majorHAnsi" w:hAnsiTheme="majorHAnsi"/>
            <w:sz w:val="20"/>
          </w:rPr>
          <w:t>decisions</w:t>
        </w:r>
      </w:ins>
      <w:del w:id="200" w:author="Han, Wang" w:date="2019-07-22T14:40:00Z">
        <w:r w:rsidR="008701D2" w:rsidDel="00CB08BE">
          <w:rPr>
            <w:rFonts w:asciiTheme="majorHAnsi" w:hAnsiTheme="majorHAnsi"/>
            <w:sz w:val="20"/>
          </w:rPr>
          <w:delText>events</w:delText>
        </w:r>
      </w:del>
      <w:ins w:id="201" w:author="Han, Wang" w:date="2019-07-22T14:42:00Z">
        <w:r w:rsidR="00CB08BE">
          <w:rPr>
            <w:rFonts w:asciiTheme="majorHAnsi" w:hAnsiTheme="majorHAnsi"/>
            <w:sz w:val="20"/>
          </w:rPr>
          <w:t>,</w:t>
        </w:r>
      </w:ins>
      <w:del w:id="202" w:author="Han, Wang" w:date="2019-07-22T14:42:00Z">
        <w:r w:rsidR="008701D2" w:rsidDel="00CB08BE">
          <w:rPr>
            <w:rFonts w:asciiTheme="majorHAnsi" w:hAnsiTheme="majorHAnsi"/>
            <w:sz w:val="20"/>
          </w:rPr>
          <w:delText xml:space="preserve"> or</w:delText>
        </w:r>
      </w:del>
      <w:r w:rsidR="008701D2">
        <w:rPr>
          <w:rFonts w:asciiTheme="majorHAnsi" w:hAnsiTheme="majorHAnsi"/>
          <w:sz w:val="20"/>
        </w:rPr>
        <w:t xml:space="preserve"> </w:t>
      </w:r>
      <w:ins w:id="203" w:author="Han, Wang" w:date="2019-07-22T14:40:00Z">
        <w:r w:rsidR="00CB08BE">
          <w:rPr>
            <w:rFonts w:asciiTheme="majorHAnsi" w:hAnsiTheme="majorHAnsi"/>
            <w:sz w:val="20"/>
          </w:rPr>
          <w:t>regulation</w:t>
        </w:r>
      </w:ins>
      <w:del w:id="204" w:author="Han, Wang" w:date="2019-07-22T14:40:00Z">
        <w:r w:rsidR="008701D2" w:rsidDel="00CB08BE">
          <w:rPr>
            <w:rFonts w:asciiTheme="majorHAnsi" w:hAnsiTheme="majorHAnsi"/>
            <w:sz w:val="20"/>
          </w:rPr>
          <w:delText>policy</w:delText>
        </w:r>
      </w:del>
      <w:r w:rsidR="008701D2">
        <w:rPr>
          <w:rFonts w:asciiTheme="majorHAnsi" w:hAnsiTheme="majorHAnsi"/>
          <w:sz w:val="20"/>
        </w:rPr>
        <w:t xml:space="preserve"> changes or </w:t>
      </w:r>
      <w:del w:id="205" w:author="Han, Wang" w:date="2019-07-22T14:41:00Z">
        <w:r w:rsidR="008701D2" w:rsidDel="00CB08BE">
          <w:rPr>
            <w:rFonts w:asciiTheme="majorHAnsi" w:hAnsiTheme="majorHAnsi"/>
            <w:sz w:val="20"/>
          </w:rPr>
          <w:delText xml:space="preserve">investors’ </w:delText>
        </w:r>
      </w:del>
      <w:ins w:id="206" w:author="Han, Wang" w:date="2019-07-22T14:41:00Z">
        <w:r w:rsidR="00CB08BE">
          <w:rPr>
            <w:rFonts w:asciiTheme="majorHAnsi" w:hAnsiTheme="majorHAnsi"/>
            <w:sz w:val="20"/>
          </w:rPr>
          <w:t xml:space="preserve">customer </w:t>
        </w:r>
      </w:ins>
      <w:r w:rsidR="008701D2">
        <w:rPr>
          <w:rFonts w:asciiTheme="majorHAnsi" w:hAnsiTheme="majorHAnsi"/>
          <w:sz w:val="20"/>
        </w:rPr>
        <w:t>sentiments, etc., and thus more difficult it is to explain the</w:t>
      </w:r>
      <w:ins w:id="207" w:author="Han, Wang" w:date="2019-07-22T14:41:00Z">
        <w:r w:rsidR="00CB08BE">
          <w:rPr>
            <w:rFonts w:asciiTheme="majorHAnsi" w:hAnsiTheme="majorHAnsi"/>
            <w:sz w:val="20"/>
          </w:rPr>
          <w:t>ir returns</w:t>
        </w:r>
      </w:ins>
      <w:del w:id="208" w:author="Han, Wang" w:date="2019-07-22T14:41:00Z">
        <w:r w:rsidR="008701D2" w:rsidDel="00CB08BE">
          <w:rPr>
            <w:rFonts w:asciiTheme="majorHAnsi" w:hAnsiTheme="majorHAnsi"/>
            <w:sz w:val="20"/>
          </w:rPr>
          <w:delText>m</w:delText>
        </w:r>
      </w:del>
      <w:r w:rsidR="008701D2">
        <w:rPr>
          <w:rFonts w:asciiTheme="majorHAnsi" w:hAnsiTheme="majorHAnsi"/>
          <w:sz w:val="20"/>
        </w:rPr>
        <w:t xml:space="preserve"> </w:t>
      </w:r>
      <w:del w:id="209" w:author="Han, Wang" w:date="2019-07-22T14:41:00Z">
        <w:r w:rsidR="008701D2" w:rsidDel="00CB08BE">
          <w:rPr>
            <w:rFonts w:asciiTheme="majorHAnsi" w:hAnsiTheme="majorHAnsi"/>
            <w:sz w:val="20"/>
          </w:rPr>
          <w:delText xml:space="preserve">as a uniformed portfolio </w:delText>
        </w:r>
      </w:del>
      <w:r w:rsidR="008701D2">
        <w:rPr>
          <w:rFonts w:asciiTheme="majorHAnsi" w:hAnsiTheme="majorHAnsi"/>
          <w:sz w:val="20"/>
        </w:rPr>
        <w:t xml:space="preserve">with </w:t>
      </w:r>
      <w:ins w:id="210" w:author="Han, Wang" w:date="2019-07-22T14:41:00Z">
        <w:r w:rsidR="00CB08BE">
          <w:rPr>
            <w:rFonts w:asciiTheme="majorHAnsi" w:hAnsiTheme="majorHAnsi"/>
            <w:sz w:val="20"/>
          </w:rPr>
          <w:t>the</w:t>
        </w:r>
      </w:ins>
      <w:del w:id="211" w:author="Han, Wang" w:date="2019-07-22T14:41:00Z">
        <w:r w:rsidR="008701D2" w:rsidDel="00CB08BE">
          <w:rPr>
            <w:rFonts w:asciiTheme="majorHAnsi" w:hAnsiTheme="majorHAnsi"/>
            <w:sz w:val="20"/>
          </w:rPr>
          <w:delText>only</w:delText>
        </w:r>
      </w:del>
      <w:r w:rsidR="008701D2">
        <w:rPr>
          <w:rFonts w:asciiTheme="majorHAnsi" w:hAnsiTheme="majorHAnsi"/>
          <w:sz w:val="20"/>
        </w:rPr>
        <w:t xml:space="preserve"> five facto</w:t>
      </w:r>
      <w:ins w:id="212" w:author="Han, Wang" w:date="2019-07-22T14:41:00Z">
        <w:r w:rsidR="00CB08BE">
          <w:rPr>
            <w:rFonts w:asciiTheme="majorHAnsi" w:hAnsiTheme="majorHAnsi"/>
            <w:sz w:val="20"/>
          </w:rPr>
          <w:t>r model.</w:t>
        </w:r>
      </w:ins>
      <w:del w:id="213" w:author="Han, Wang" w:date="2019-07-22T14:41:00Z">
        <w:r w:rsidR="008701D2" w:rsidDel="00CB08BE">
          <w:rPr>
            <w:rFonts w:asciiTheme="majorHAnsi" w:hAnsiTheme="majorHAnsi"/>
            <w:sz w:val="20"/>
          </w:rPr>
          <w:delText>rs.</w:delText>
        </w:r>
      </w:del>
    </w:p>
    <w:p w14:paraId="1F2E27AD" w14:textId="77777777" w:rsidR="00AE3F05" w:rsidRPr="00AE3F05" w:rsidRDefault="00AE3F05" w:rsidP="00AE3F05">
      <w:pPr>
        <w:pStyle w:val="ListParagraph"/>
        <w:ind w:left="762"/>
        <w:jc w:val="both"/>
        <w:rPr>
          <w:rFonts w:asciiTheme="majorHAnsi" w:hAnsiTheme="majorHAnsi"/>
          <w:sz w:val="20"/>
        </w:rPr>
      </w:pPr>
    </w:p>
    <w:p w14:paraId="48B4ECBE" w14:textId="77777777" w:rsidR="00C55D70" w:rsidRDefault="00B952B5" w:rsidP="00B952B5">
      <w:pPr>
        <w:pStyle w:val="ListParagraph"/>
        <w:numPr>
          <w:ilvl w:val="0"/>
          <w:numId w:val="5"/>
        </w:numPr>
        <w:jc w:val="both"/>
        <w:rPr>
          <w:rFonts w:asciiTheme="majorHAnsi" w:hAnsiTheme="majorHAnsi"/>
          <w:sz w:val="20"/>
        </w:rPr>
      </w:pPr>
      <w:r>
        <w:rPr>
          <w:rFonts w:asciiTheme="majorHAnsi" w:hAnsiTheme="majorHAnsi"/>
          <w:sz w:val="20"/>
        </w:rPr>
        <w:t>Despite the largest-size</w:t>
      </w:r>
      <w:ins w:id="214" w:author="Han, Wang" w:date="2019-07-22T14:42:00Z">
        <w:r w:rsidR="00CB08BE">
          <w:rPr>
            <w:rFonts w:asciiTheme="majorHAnsi" w:hAnsiTheme="majorHAnsi"/>
            <w:sz w:val="20"/>
          </w:rPr>
          <w:t>d</w:t>
        </w:r>
      </w:ins>
      <w:r>
        <w:rPr>
          <w:rFonts w:asciiTheme="majorHAnsi" w:hAnsiTheme="majorHAnsi"/>
          <w:sz w:val="20"/>
        </w:rPr>
        <w:t xml:space="preserve"> </w:t>
      </w:r>
      <w:ins w:id="215" w:author="Han, Wang" w:date="2019-07-22T14:42:00Z">
        <w:r w:rsidR="00CB08BE">
          <w:rPr>
            <w:rFonts w:asciiTheme="majorHAnsi" w:hAnsiTheme="majorHAnsi"/>
            <w:sz w:val="20"/>
          </w:rPr>
          <w:t>portfolio</w:t>
        </w:r>
      </w:ins>
      <w:del w:id="216" w:author="Han, Wang" w:date="2019-07-22T14:42:00Z">
        <w:r w:rsidDel="00CB08BE">
          <w:rPr>
            <w:rFonts w:asciiTheme="majorHAnsi" w:hAnsiTheme="majorHAnsi"/>
            <w:sz w:val="20"/>
          </w:rPr>
          <w:delText>stocks</w:delText>
        </w:r>
      </w:del>
      <w:r>
        <w:rPr>
          <w:rFonts w:asciiTheme="majorHAnsi" w:hAnsiTheme="majorHAnsi"/>
          <w:sz w:val="20"/>
        </w:rPr>
        <w:t>, the explanatory powers of five factor model on portfolios tend to move close</w:t>
      </w:r>
      <w:ins w:id="217" w:author="Han, Wang" w:date="2019-07-22T14:43:00Z">
        <w:r w:rsidR="00CB08BE">
          <w:rPr>
            <w:rFonts w:asciiTheme="majorHAnsi" w:hAnsiTheme="majorHAnsi"/>
            <w:sz w:val="20"/>
          </w:rPr>
          <w:t>r</w:t>
        </w:r>
      </w:ins>
      <w:del w:id="218" w:author="Han, Wang" w:date="2019-07-22T14:43:00Z">
        <w:r w:rsidDel="00CB08BE">
          <w:rPr>
            <w:rFonts w:asciiTheme="majorHAnsi" w:hAnsiTheme="majorHAnsi"/>
            <w:sz w:val="20"/>
          </w:rPr>
          <w:delText>ly</w:delText>
        </w:r>
      </w:del>
      <w:r>
        <w:rPr>
          <w:rFonts w:asciiTheme="majorHAnsi" w:hAnsiTheme="majorHAnsi"/>
          <w:sz w:val="20"/>
        </w:rPr>
        <w:t xml:space="preserve"> </w:t>
      </w:r>
      <w:del w:id="219" w:author="Han, Wang" w:date="2019-07-22T14:43:00Z">
        <w:r w:rsidDel="00CB08BE">
          <w:rPr>
            <w:rFonts w:asciiTheme="majorHAnsi" w:hAnsiTheme="majorHAnsi"/>
            <w:sz w:val="20"/>
          </w:rPr>
          <w:delText>together</w:delText>
        </w:r>
      </w:del>
      <w:ins w:id="220" w:author="Han, Wang" w:date="2019-07-22T14:43:00Z">
        <w:r w:rsidR="00CB08BE">
          <w:rPr>
            <w:rFonts w:asciiTheme="majorHAnsi" w:hAnsiTheme="majorHAnsi"/>
            <w:sz w:val="20"/>
          </w:rPr>
          <w:t>over time</w:t>
        </w:r>
      </w:ins>
      <w:r>
        <w:rPr>
          <w:rFonts w:asciiTheme="majorHAnsi" w:hAnsiTheme="majorHAnsi"/>
          <w:sz w:val="20"/>
        </w:rPr>
        <w:t xml:space="preserve">. </w:t>
      </w:r>
      <w:r w:rsidR="003D4428" w:rsidRPr="00BD08B4">
        <w:rPr>
          <w:rFonts w:asciiTheme="majorHAnsi" w:hAnsiTheme="majorHAnsi"/>
          <w:sz w:val="20"/>
          <w:u w:val="single"/>
        </w:rPr>
        <w:t xml:space="preserve">Based on the </w:t>
      </w:r>
      <w:r w:rsidR="00175D83" w:rsidRPr="00BD08B4">
        <w:rPr>
          <w:rFonts w:asciiTheme="majorHAnsi" w:hAnsiTheme="majorHAnsi"/>
          <w:sz w:val="20"/>
          <w:u w:val="single"/>
        </w:rPr>
        <w:t xml:space="preserve">trend of the </w:t>
      </w:r>
      <m:oMath>
        <m:sSup>
          <m:sSupPr>
            <m:ctrlPr>
              <w:rPr>
                <w:rFonts w:ascii="Cambria Math" w:hAnsi="Cambria Math"/>
                <w:i/>
                <w:sz w:val="20"/>
                <w:u w:val="single"/>
              </w:rPr>
            </m:ctrlPr>
          </m:sSupPr>
          <m:e>
            <m:r>
              <w:rPr>
                <w:rFonts w:ascii="Cambria Math" w:hAnsi="Cambria Math"/>
                <w:sz w:val="20"/>
                <w:u w:val="single"/>
              </w:rPr>
              <m:t>R</m:t>
            </m:r>
          </m:e>
          <m:sup>
            <m:r>
              <w:rPr>
                <w:rFonts w:ascii="Cambria Math" w:hAnsi="Cambria Math"/>
                <w:sz w:val="20"/>
                <w:u w:val="single"/>
              </w:rPr>
              <m:t>2</m:t>
            </m:r>
          </m:sup>
        </m:sSup>
      </m:oMath>
      <w:r w:rsidR="003D4428" w:rsidRPr="00BD08B4">
        <w:rPr>
          <w:rFonts w:asciiTheme="majorHAnsi" w:hAnsiTheme="majorHAnsi"/>
          <w:sz w:val="20"/>
          <w:u w:val="single"/>
        </w:rPr>
        <w:t xml:space="preserve">, </w:t>
      </w:r>
      <w:r w:rsidR="007E1F92" w:rsidRPr="00BD08B4">
        <w:rPr>
          <w:rFonts w:asciiTheme="majorHAnsi" w:hAnsiTheme="majorHAnsi"/>
          <w:sz w:val="20"/>
          <w:u w:val="single"/>
        </w:rPr>
        <w:t xml:space="preserve"> </w:t>
      </w:r>
      <w:r w:rsidR="003D4428" w:rsidRPr="00BD08B4">
        <w:rPr>
          <w:rFonts w:asciiTheme="majorHAnsi" w:hAnsiTheme="majorHAnsi"/>
          <w:sz w:val="20"/>
          <w:u w:val="single"/>
        </w:rPr>
        <w:t>we can divide the history into four periods</w:t>
      </w:r>
      <w:r w:rsidR="003D4428" w:rsidRPr="00B952B5">
        <w:rPr>
          <w:rFonts w:asciiTheme="majorHAnsi" w:hAnsiTheme="majorHAnsi"/>
          <w:sz w:val="20"/>
        </w:rPr>
        <w:t xml:space="preserve">: </w:t>
      </w:r>
      <w:r w:rsidR="007E1F92" w:rsidRPr="00B952B5">
        <w:rPr>
          <w:rFonts w:asciiTheme="majorHAnsi" w:hAnsiTheme="majorHAnsi"/>
          <w:sz w:val="20"/>
        </w:rPr>
        <w:t>the</w:t>
      </w:r>
      <w:r w:rsidR="003D4428" w:rsidRPr="00B952B5">
        <w:rPr>
          <w:rFonts w:asciiTheme="majorHAnsi" w:hAnsiTheme="majorHAnsi"/>
          <w:sz w:val="20"/>
        </w:rPr>
        <w:t xml:space="preserve"> first one is before 1990 when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3D4428" w:rsidRPr="00B952B5">
        <w:rPr>
          <w:rFonts w:asciiTheme="majorHAnsi" w:hAnsiTheme="majorHAnsi"/>
          <w:sz w:val="20"/>
        </w:rPr>
        <w:t xml:space="preserve"> of</w:t>
      </w:r>
      <w:r w:rsidR="007E1F92" w:rsidRPr="00B952B5">
        <w:rPr>
          <w:rFonts w:asciiTheme="majorHAnsi" w:hAnsiTheme="majorHAnsi"/>
          <w:sz w:val="20"/>
        </w:rPr>
        <w:t xml:space="preserve"> five factor</w:t>
      </w:r>
      <w:r w:rsidR="003D4428" w:rsidRPr="00B952B5">
        <w:rPr>
          <w:rFonts w:asciiTheme="majorHAnsi" w:hAnsiTheme="majorHAnsi"/>
          <w:sz w:val="20"/>
        </w:rPr>
        <w:t xml:space="preserve"> model was </w:t>
      </w:r>
      <w:ins w:id="221" w:author="Han, Wang" w:date="2019-07-22T14:44:00Z">
        <w:r w:rsidR="00CB08BE">
          <w:rPr>
            <w:rFonts w:asciiTheme="majorHAnsi" w:hAnsiTheme="majorHAnsi"/>
            <w:sz w:val="20"/>
          </w:rPr>
          <w:t xml:space="preserve">relatively </w:t>
        </w:r>
      </w:ins>
      <w:r w:rsidR="003D4428" w:rsidRPr="00B952B5">
        <w:rPr>
          <w:rFonts w:asciiTheme="majorHAnsi" w:hAnsiTheme="majorHAnsi"/>
          <w:sz w:val="20"/>
        </w:rPr>
        <w:t>s</w:t>
      </w:r>
      <w:r>
        <w:rPr>
          <w:rFonts w:asciiTheme="majorHAnsi" w:hAnsiTheme="majorHAnsi"/>
          <w:sz w:val="20"/>
        </w:rPr>
        <w:t>table; the second</w:t>
      </w:r>
      <w:del w:id="222" w:author="Han, Wang" w:date="2019-07-22T14:44:00Z">
        <w:r w:rsidDel="00CB08BE">
          <w:rPr>
            <w:rFonts w:asciiTheme="majorHAnsi" w:hAnsiTheme="majorHAnsi"/>
            <w:sz w:val="20"/>
          </w:rPr>
          <w:delText xml:space="preserve"> one</w:delText>
        </w:r>
      </w:del>
      <w:r>
        <w:rPr>
          <w:rFonts w:asciiTheme="majorHAnsi" w:hAnsiTheme="majorHAnsi"/>
          <w:sz w:val="20"/>
        </w:rPr>
        <w:t xml:space="preserve"> is from 1993 to 2000,</w:t>
      </w:r>
      <w:r w:rsidR="007E1F92" w:rsidRPr="00B952B5">
        <w:rPr>
          <w:rFonts w:asciiTheme="majorHAnsi" w:hAnsiTheme="majorHAnsi"/>
          <w:sz w:val="20"/>
        </w:rPr>
        <w:t xml:space="preserve"> </w:t>
      </w:r>
      <w:ins w:id="223" w:author="Han, Wang" w:date="2019-07-22T14:44:00Z">
        <w:r w:rsidR="00CB08BE">
          <w:rPr>
            <w:rFonts w:asciiTheme="majorHAnsi" w:hAnsiTheme="majorHAnsi"/>
            <w:sz w:val="20"/>
          </w:rPr>
          <w:t xml:space="preserve">where </w:t>
        </w:r>
      </w:ins>
      <w:r>
        <w:rPr>
          <w:rFonts w:asciiTheme="majorHAnsi" w:hAnsiTheme="majorHAnsi"/>
          <w:sz w:val="20"/>
        </w:rPr>
        <w:t xml:space="preserve">the explanatory power of five factor model declined after </w:t>
      </w:r>
      <w:proofErr w:type="spellStart"/>
      <w:r w:rsidR="007E1F92" w:rsidRPr="00B952B5">
        <w:rPr>
          <w:rFonts w:asciiTheme="majorHAnsi" w:hAnsiTheme="majorHAnsi"/>
          <w:sz w:val="20"/>
        </w:rPr>
        <w:t>Fama</w:t>
      </w:r>
      <w:proofErr w:type="spellEnd"/>
      <w:r w:rsidR="007E1F92" w:rsidRPr="00B952B5">
        <w:rPr>
          <w:rFonts w:asciiTheme="majorHAnsi" w:hAnsiTheme="majorHAnsi"/>
          <w:sz w:val="20"/>
        </w:rPr>
        <w:t xml:space="preserve"> and French </w:t>
      </w:r>
      <w:del w:id="224" w:author="Han, Wang" w:date="2019-07-22T14:45:00Z">
        <w:r w:rsidR="007E1F92" w:rsidRPr="00B952B5" w:rsidDel="00CB08BE">
          <w:rPr>
            <w:rFonts w:asciiTheme="majorHAnsi" w:hAnsiTheme="majorHAnsi"/>
            <w:sz w:val="20"/>
          </w:rPr>
          <w:delText>firstly introduced the three factor model in</w:delText>
        </w:r>
      </w:del>
      <w:ins w:id="225" w:author="Han, Wang" w:date="2019-07-22T14:45:00Z">
        <w:r w:rsidR="00CB08BE">
          <w:rPr>
            <w:rFonts w:asciiTheme="majorHAnsi" w:hAnsiTheme="majorHAnsi"/>
            <w:sz w:val="20"/>
          </w:rPr>
          <w:t xml:space="preserve">published their three factor model </w:t>
        </w:r>
      </w:ins>
      <w:del w:id="226" w:author="Han, Wang" w:date="2019-07-22T14:45:00Z">
        <w:r w:rsidR="007E1F92" w:rsidRPr="00B952B5" w:rsidDel="00CB08BE">
          <w:rPr>
            <w:rFonts w:asciiTheme="majorHAnsi" w:hAnsiTheme="majorHAnsi"/>
            <w:sz w:val="20"/>
          </w:rPr>
          <w:delText xml:space="preserve"> </w:delText>
        </w:r>
      </w:del>
      <w:ins w:id="227" w:author="Han, Wang" w:date="2019-07-22T14:45:00Z">
        <w:r w:rsidR="00CB08BE">
          <w:rPr>
            <w:rFonts w:asciiTheme="majorHAnsi" w:hAnsiTheme="majorHAnsi"/>
            <w:sz w:val="20"/>
          </w:rPr>
          <w:t xml:space="preserve">in </w:t>
        </w:r>
      </w:ins>
      <w:r w:rsidR="007E1F92" w:rsidRPr="00B952B5">
        <w:rPr>
          <w:rFonts w:asciiTheme="majorHAnsi" w:hAnsiTheme="majorHAnsi"/>
          <w:sz w:val="20"/>
        </w:rPr>
        <w:t>1993</w:t>
      </w:r>
      <w:r>
        <w:rPr>
          <w:rFonts w:asciiTheme="majorHAnsi" w:hAnsiTheme="majorHAnsi"/>
          <w:sz w:val="20"/>
        </w:rPr>
        <w:t xml:space="preserve">; the third period is from 2000 to 2014, </w:t>
      </w:r>
      <w:del w:id="228" w:author="Han, Wang" w:date="2019-07-22T14:47:00Z">
        <w:r w:rsidR="00175D83" w:rsidDel="00CB08BE">
          <w:rPr>
            <w:rFonts w:asciiTheme="majorHAnsi" w:hAnsiTheme="majorHAnsi"/>
            <w:sz w:val="20"/>
          </w:rPr>
          <w:delText xml:space="preserve">when </w:delText>
        </w:r>
      </w:del>
      <w:ins w:id="229" w:author="Han, Wang" w:date="2019-07-22T14:47:00Z">
        <w:r w:rsidR="00CB08BE">
          <w:rPr>
            <w:rFonts w:asciiTheme="majorHAnsi" w:hAnsiTheme="majorHAnsi"/>
            <w:sz w:val="20"/>
          </w:rPr>
          <w:t xml:space="preserve">where </w:t>
        </w:r>
      </w:ins>
      <w:r>
        <w:rPr>
          <w:rFonts w:asciiTheme="majorHAnsi" w:hAnsiTheme="majorHAnsi"/>
          <w:sz w:val="20"/>
        </w:rPr>
        <w:t>the</w:t>
      </w:r>
      <w:r w:rsidR="007E1F92" w:rsidRPr="00B952B5">
        <w:rPr>
          <w:rFonts w:asciiTheme="majorHAnsi" w:hAnsiTheme="majorHAnsi"/>
          <w:sz w:val="20"/>
        </w:rPr>
        <w:t xml:space="preser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rFonts w:asciiTheme="majorHAnsi" w:hAnsiTheme="majorHAnsi"/>
          <w:sz w:val="20"/>
        </w:rPr>
        <w:t xml:space="preserve"> surged quickly back and remained at a high level; and the last period is post 2014 </w:t>
      </w:r>
      <w:r w:rsidR="00175D83">
        <w:rPr>
          <w:rFonts w:asciiTheme="majorHAnsi" w:hAnsiTheme="majorHAnsi"/>
          <w:sz w:val="20"/>
        </w:rPr>
        <w:t>when</w:t>
      </w:r>
      <w:r>
        <w:rPr>
          <w:rFonts w:asciiTheme="majorHAnsi" w:hAnsiTheme="majorHAnsi"/>
          <w:sz w:val="20"/>
        </w:rPr>
        <w:t xml:space="preserve"> </w:t>
      </w:r>
      <w:ins w:id="230" w:author="Han, Wang" w:date="2019-07-22T14:47:00Z">
        <w:r w:rsidR="00CB08BE">
          <w:rPr>
            <w:rFonts w:asciiTheme="majorHAnsi" w:hAnsiTheme="majorHAnsi"/>
            <w:sz w:val="20"/>
          </w:rPr>
          <w:t>the after crisis bull market start</w:t>
        </w:r>
      </w:ins>
      <w:ins w:id="231" w:author="Han, Wang" w:date="2019-07-22T14:48:00Z">
        <w:r w:rsidR="00CB08BE">
          <w:rPr>
            <w:rFonts w:asciiTheme="majorHAnsi" w:hAnsiTheme="majorHAnsi"/>
            <w:sz w:val="20"/>
          </w:rPr>
          <w:t>ed</w:t>
        </w:r>
      </w:ins>
      <w:ins w:id="232" w:author="Han, Wang" w:date="2019-07-22T14:47:00Z">
        <w:r w:rsidR="00CB08BE">
          <w:rPr>
            <w:rFonts w:asciiTheme="majorHAnsi" w:hAnsiTheme="majorHAnsi"/>
            <w:sz w:val="20"/>
          </w:rPr>
          <w:t xml:space="preserve"> to bec</w:t>
        </w:r>
      </w:ins>
      <w:ins w:id="233" w:author="Han, Wang" w:date="2019-07-22T14:48:00Z">
        <w:r w:rsidR="00CB08BE">
          <w:rPr>
            <w:rFonts w:asciiTheme="majorHAnsi" w:hAnsiTheme="majorHAnsi"/>
            <w:sz w:val="20"/>
          </w:rPr>
          <w:t>o</w:t>
        </w:r>
      </w:ins>
      <w:ins w:id="234" w:author="Han, Wang" w:date="2019-07-22T14:47:00Z">
        <w:r w:rsidR="00CB08BE">
          <w:rPr>
            <w:rFonts w:asciiTheme="majorHAnsi" w:hAnsiTheme="majorHAnsi"/>
            <w:sz w:val="20"/>
          </w:rPr>
          <w:t xml:space="preserve">me more volatile, </w:t>
        </w:r>
      </w:ins>
      <w:ins w:id="235" w:author="Han, Wang" w:date="2019-07-22T14:48:00Z">
        <w:r w:rsidR="00CB08BE">
          <w:rPr>
            <w:rFonts w:asciiTheme="majorHAnsi" w:hAnsiTheme="majorHAnsi"/>
            <w:sz w:val="20"/>
          </w:rPr>
          <w:t xml:space="preserve">and </w:t>
        </w:r>
      </w:ins>
      <w:del w:id="236" w:author="Han, Wang" w:date="2019-07-22T14:48:00Z">
        <w:r w:rsidDel="00CB08BE">
          <w:rPr>
            <w:rFonts w:asciiTheme="majorHAnsi" w:hAnsiTheme="majorHAnsi"/>
            <w:sz w:val="20"/>
          </w:rPr>
          <w:delText>Fama and French released the five factor model</w:delText>
        </w:r>
        <w:r w:rsidR="00232BA7" w:rsidDel="00CB08BE">
          <w:rPr>
            <w:rFonts w:asciiTheme="majorHAnsi" w:hAnsiTheme="majorHAnsi"/>
            <w:sz w:val="20"/>
          </w:rPr>
          <w:delText xml:space="preserve">, </w:delText>
        </w:r>
      </w:del>
      <w:r w:rsidR="00232BA7">
        <w:rPr>
          <w:rFonts w:asciiTheme="majorHAnsi" w:hAnsiTheme="majorHAnsi"/>
          <w:sz w:val="20"/>
        </w:rPr>
        <w:t xml:space="preserve">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232BA7">
        <w:rPr>
          <w:rFonts w:asciiTheme="majorHAnsi" w:hAnsiTheme="majorHAnsi"/>
          <w:sz w:val="20"/>
        </w:rPr>
        <w:t xml:space="preserve"> started to drop again</w:t>
      </w:r>
      <w:r>
        <w:rPr>
          <w:rFonts w:asciiTheme="majorHAnsi" w:hAnsiTheme="majorHAnsi"/>
          <w:sz w:val="20"/>
        </w:rPr>
        <w:t>.</w:t>
      </w:r>
      <w:r w:rsidR="00CD0DCD">
        <w:rPr>
          <w:rFonts w:asciiTheme="majorHAnsi" w:hAnsiTheme="majorHAnsi"/>
          <w:sz w:val="20"/>
        </w:rPr>
        <w:t xml:space="preserve"> </w:t>
      </w:r>
      <w:ins w:id="237" w:author="Han, Wang" w:date="2019-07-22T15:05:00Z">
        <w:r w:rsidR="004858A2">
          <w:rPr>
            <w:rFonts w:asciiTheme="majorHAnsi" w:hAnsiTheme="majorHAnsi"/>
            <w:sz w:val="20"/>
          </w:rPr>
          <w:t xml:space="preserve">To be </w:t>
        </w:r>
      </w:ins>
      <w:ins w:id="238" w:author="Han, Wang" w:date="2019-07-22T15:06:00Z">
        <w:r w:rsidR="004858A2">
          <w:rPr>
            <w:rFonts w:asciiTheme="majorHAnsi" w:hAnsiTheme="majorHAnsi"/>
            <w:sz w:val="20"/>
          </w:rPr>
          <w:t xml:space="preserve">rigorous, the </w:t>
        </w:r>
      </w:ins>
      <w:ins w:id="239" w:author="Han, Wang" w:date="2019-07-22T14:55:00Z">
        <w:r w:rsidR="000F7377">
          <w:rPr>
            <w:rFonts w:asciiTheme="majorHAnsi" w:hAnsiTheme="majorHAnsi"/>
            <w:sz w:val="20"/>
          </w:rPr>
          <w:t>way</w:t>
        </w:r>
      </w:ins>
      <w:ins w:id="240" w:author="Han, Wang" w:date="2019-07-22T14:56:00Z">
        <w:r w:rsidR="000F7377">
          <w:rPr>
            <w:rFonts w:asciiTheme="majorHAnsi" w:hAnsiTheme="majorHAnsi"/>
            <w:sz w:val="20"/>
          </w:rPr>
          <w:t xml:space="preserve"> for the four periods </w:t>
        </w:r>
      </w:ins>
      <w:ins w:id="241" w:author="Han, Wang" w:date="2019-07-22T14:59:00Z">
        <w:r w:rsidR="004858A2">
          <w:rPr>
            <w:rFonts w:asciiTheme="majorHAnsi" w:hAnsiTheme="majorHAnsi"/>
            <w:sz w:val="20"/>
          </w:rPr>
          <w:t>splits</w:t>
        </w:r>
      </w:ins>
      <w:ins w:id="242" w:author="Han, Wang" w:date="2019-07-22T14:56:00Z">
        <w:r w:rsidR="000F7377">
          <w:rPr>
            <w:rFonts w:asciiTheme="majorHAnsi" w:hAnsiTheme="majorHAnsi"/>
            <w:sz w:val="20"/>
          </w:rPr>
          <w:t xml:space="preserve"> is </w:t>
        </w:r>
      </w:ins>
      <w:ins w:id="243" w:author="Han, Wang" w:date="2019-07-22T15:06:00Z">
        <w:r w:rsidR="004858A2">
          <w:rPr>
            <w:rFonts w:asciiTheme="majorHAnsi" w:hAnsiTheme="majorHAnsi"/>
            <w:sz w:val="20"/>
          </w:rPr>
          <w:t>very</w:t>
        </w:r>
      </w:ins>
      <w:ins w:id="244" w:author="Han, Wang" w:date="2019-07-22T14:56:00Z">
        <w:r w:rsidR="000F7377">
          <w:rPr>
            <w:rFonts w:asciiTheme="majorHAnsi" w:hAnsiTheme="majorHAnsi"/>
            <w:sz w:val="20"/>
          </w:rPr>
          <w:t xml:space="preserve"> </w:t>
        </w:r>
      </w:ins>
      <w:del w:id="245" w:author="Han, Wang" w:date="2019-07-22T14:56:00Z">
        <w:r w:rsidR="001D3E84" w:rsidDel="000F7377">
          <w:rPr>
            <w:rFonts w:asciiTheme="majorHAnsi" w:hAnsiTheme="majorHAnsi"/>
            <w:sz w:val="20"/>
          </w:rPr>
          <w:delText>A</w:delText>
        </w:r>
      </w:del>
      <w:ins w:id="246" w:author="Han, Wang" w:date="2019-07-22T14:56:00Z">
        <w:r w:rsidR="000F7377">
          <w:rPr>
            <w:rFonts w:asciiTheme="majorHAnsi" w:hAnsiTheme="majorHAnsi"/>
            <w:sz w:val="20"/>
          </w:rPr>
          <w:t>subjective and we are not suggesting</w:t>
        </w:r>
      </w:ins>
      <w:ins w:id="247" w:author="Han, Wang" w:date="2019-07-22T15:06:00Z">
        <w:r w:rsidR="004858A2">
          <w:rPr>
            <w:rFonts w:asciiTheme="majorHAnsi" w:hAnsiTheme="majorHAnsi"/>
            <w:sz w:val="20"/>
          </w:rPr>
          <w:t xml:space="preserve"> </w:t>
        </w:r>
      </w:ins>
      <w:ins w:id="248" w:author="Han, Wang" w:date="2019-07-22T14:57:00Z">
        <w:r w:rsidR="000F7377">
          <w:rPr>
            <w:rFonts w:asciiTheme="majorHAnsi" w:hAnsiTheme="majorHAnsi"/>
            <w:sz w:val="20"/>
          </w:rPr>
          <w:t xml:space="preserve">logical connections between the event of publishing </w:t>
        </w:r>
      </w:ins>
      <w:ins w:id="249" w:author="Han, Wang" w:date="2019-07-22T14:58:00Z">
        <w:r w:rsidR="000F7377">
          <w:rPr>
            <w:rFonts w:asciiTheme="majorHAnsi" w:hAnsiTheme="majorHAnsi"/>
            <w:sz w:val="20"/>
          </w:rPr>
          <w:t xml:space="preserve">a research paper </w:t>
        </w:r>
        <w:r w:rsidR="004858A2">
          <w:rPr>
            <w:rFonts w:asciiTheme="majorHAnsi" w:hAnsiTheme="majorHAnsi"/>
            <w:sz w:val="20"/>
          </w:rPr>
          <w:t>and value change of</w:t>
        </w:r>
      </w:ins>
      <w:r w:rsidR="001D3E84">
        <w:rPr>
          <w:rFonts w:asciiTheme="majorHAnsi" w:hAnsiTheme="majorHAnsi"/>
          <w:sz w:val="20"/>
        </w:rPr>
        <w:t xml:space="preserve"> </w:t>
      </w:r>
      <m:oMath>
        <m:sSup>
          <m:sSupPr>
            <m:ctrlPr>
              <w:ins w:id="250" w:author="Han, Wang" w:date="2019-07-22T14:58:00Z">
                <w:rPr>
                  <w:rFonts w:ascii="Cambria Math" w:hAnsi="Cambria Math"/>
                  <w:i/>
                  <w:sz w:val="20"/>
                </w:rPr>
              </w:ins>
            </m:ctrlPr>
          </m:sSupPr>
          <m:e>
            <m:r>
              <w:ins w:id="251" w:author="Han, Wang" w:date="2019-07-22T14:58:00Z">
                <w:rPr>
                  <w:rFonts w:ascii="Cambria Math" w:hAnsi="Cambria Math"/>
                  <w:sz w:val="20"/>
                </w:rPr>
                <m:t>R</m:t>
              </w:ins>
            </m:r>
          </m:e>
          <m:sup>
            <m:r>
              <w:ins w:id="252" w:author="Han, Wang" w:date="2019-07-22T14:58:00Z">
                <w:rPr>
                  <w:rFonts w:ascii="Cambria Math" w:hAnsi="Cambria Math"/>
                  <w:sz w:val="20"/>
                </w:rPr>
                <m:t>2</m:t>
              </w:ins>
            </m:r>
          </m:sup>
        </m:sSup>
      </m:oMath>
      <w:ins w:id="253" w:author="Han, Wang" w:date="2019-07-22T14:58:00Z">
        <w:r w:rsidR="004858A2">
          <w:rPr>
            <w:rFonts w:asciiTheme="majorHAnsi" w:hAnsiTheme="majorHAnsi"/>
            <w:sz w:val="20"/>
          </w:rPr>
          <w:t xml:space="preserve">of a particular </w:t>
        </w:r>
      </w:ins>
      <w:ins w:id="254" w:author="Han, Wang" w:date="2019-07-22T14:59:00Z">
        <w:r w:rsidR="004858A2">
          <w:rPr>
            <w:rFonts w:asciiTheme="majorHAnsi" w:hAnsiTheme="majorHAnsi"/>
            <w:sz w:val="20"/>
          </w:rPr>
          <w:t>m</w:t>
        </w:r>
      </w:ins>
      <w:ins w:id="255" w:author="Han, Wang" w:date="2019-07-22T14:58:00Z">
        <w:r w:rsidR="004858A2">
          <w:rPr>
            <w:rFonts w:asciiTheme="majorHAnsi" w:hAnsiTheme="majorHAnsi"/>
            <w:sz w:val="20"/>
          </w:rPr>
          <w:t>odel.</w:t>
        </w:r>
      </w:ins>
      <w:ins w:id="256" w:author="Han, Wang" w:date="2019-07-22T14:59:00Z">
        <w:r w:rsidR="004858A2">
          <w:rPr>
            <w:rFonts w:asciiTheme="majorHAnsi" w:hAnsiTheme="majorHAnsi"/>
            <w:sz w:val="20"/>
          </w:rPr>
          <w:t xml:space="preserve"> However, </w:t>
        </w:r>
      </w:ins>
      <w:ins w:id="257" w:author="Han, Wang" w:date="2019-07-22T15:00:00Z">
        <w:r w:rsidR="004858A2">
          <w:rPr>
            <w:rFonts w:asciiTheme="majorHAnsi" w:hAnsiTheme="majorHAnsi"/>
            <w:sz w:val="20"/>
          </w:rPr>
          <w:t xml:space="preserve">we will provide some candidate </w:t>
        </w:r>
      </w:ins>
      <w:ins w:id="258" w:author="Han, Wang" w:date="2019-07-22T15:01:00Z">
        <w:r w:rsidR="004858A2">
          <w:rPr>
            <w:rFonts w:asciiTheme="majorHAnsi" w:hAnsiTheme="majorHAnsi"/>
            <w:sz w:val="20"/>
          </w:rPr>
          <w:t xml:space="preserve">factors </w:t>
        </w:r>
      </w:ins>
      <w:ins w:id="259" w:author="Han, Wang" w:date="2019-07-22T15:06:00Z">
        <w:r w:rsidR="004858A2">
          <w:rPr>
            <w:rFonts w:asciiTheme="majorHAnsi" w:hAnsiTheme="majorHAnsi"/>
            <w:sz w:val="20"/>
          </w:rPr>
          <w:t xml:space="preserve">that could </w:t>
        </w:r>
      </w:ins>
      <w:ins w:id="260" w:author="Han, Wang" w:date="2019-07-22T15:07:00Z">
        <w:r w:rsidR="004858A2">
          <w:rPr>
            <w:rFonts w:asciiTheme="majorHAnsi" w:hAnsiTheme="majorHAnsi"/>
            <w:sz w:val="20"/>
          </w:rPr>
          <w:t xml:space="preserve">potentially explain our observations:   </w:t>
        </w:r>
      </w:ins>
      <w:ins w:id="261" w:author="Han, Wang" w:date="2019-07-22T15:01:00Z">
        <w:r w:rsidR="004858A2">
          <w:rPr>
            <w:rFonts w:asciiTheme="majorHAnsi" w:hAnsiTheme="majorHAnsi"/>
            <w:sz w:val="20"/>
          </w:rPr>
          <w:t xml:space="preserve"> adoptions of factor </w:t>
        </w:r>
      </w:ins>
      <w:ins w:id="262" w:author="Han, Wang" w:date="2019-07-22T15:02:00Z">
        <w:r w:rsidR="004858A2">
          <w:rPr>
            <w:rFonts w:asciiTheme="majorHAnsi" w:hAnsiTheme="majorHAnsi"/>
            <w:sz w:val="20"/>
          </w:rPr>
          <w:t>investing</w:t>
        </w:r>
      </w:ins>
      <w:ins w:id="263" w:author="Han, Wang" w:date="2019-07-22T15:07:00Z">
        <w:r w:rsidR="004858A2">
          <w:rPr>
            <w:rFonts w:asciiTheme="majorHAnsi" w:hAnsiTheme="majorHAnsi"/>
            <w:sz w:val="20"/>
          </w:rPr>
          <w:t xml:space="preserve"> in the US markets</w:t>
        </w:r>
      </w:ins>
      <w:ins w:id="264" w:author="Han, Wang" w:date="2019-07-22T15:01:00Z">
        <w:r w:rsidR="004858A2">
          <w:rPr>
            <w:rFonts w:asciiTheme="majorHAnsi" w:hAnsiTheme="majorHAnsi"/>
            <w:sz w:val="20"/>
          </w:rPr>
          <w:t xml:space="preserve">, </w:t>
        </w:r>
      </w:ins>
      <w:ins w:id="265" w:author="Han, Wang" w:date="2019-07-22T15:02:00Z">
        <w:r w:rsidR="004858A2">
          <w:rPr>
            <w:rFonts w:asciiTheme="majorHAnsi" w:hAnsiTheme="majorHAnsi"/>
            <w:sz w:val="20"/>
          </w:rPr>
          <w:t>ETF and Mutual funds percentages</w:t>
        </w:r>
      </w:ins>
      <w:ins w:id="266" w:author="Han, Wang" w:date="2019-07-22T15:04:00Z">
        <w:r w:rsidR="004858A2">
          <w:rPr>
            <w:rFonts w:asciiTheme="majorHAnsi" w:hAnsiTheme="majorHAnsi"/>
            <w:sz w:val="20"/>
          </w:rPr>
          <w:t xml:space="preserve">, </w:t>
        </w:r>
      </w:ins>
      <w:ins w:id="267" w:author="Han, Wang" w:date="2019-07-22T15:05:00Z">
        <w:r w:rsidR="004858A2">
          <w:rPr>
            <w:rFonts w:asciiTheme="majorHAnsi" w:hAnsiTheme="majorHAnsi"/>
            <w:sz w:val="20"/>
          </w:rPr>
          <w:t>development of factor models</w:t>
        </w:r>
      </w:ins>
      <w:ins w:id="268" w:author="Han, Wang" w:date="2019-07-22T15:02:00Z">
        <w:r w:rsidR="004858A2">
          <w:rPr>
            <w:rFonts w:asciiTheme="majorHAnsi" w:hAnsiTheme="majorHAnsi"/>
            <w:sz w:val="20"/>
          </w:rPr>
          <w:t xml:space="preserve"> </w:t>
        </w:r>
      </w:ins>
      <w:ins w:id="269" w:author="Han, Wang" w:date="2019-07-22T15:08:00Z">
        <w:r w:rsidR="004858A2">
          <w:rPr>
            <w:rFonts w:asciiTheme="majorHAnsi" w:hAnsiTheme="majorHAnsi"/>
            <w:sz w:val="20"/>
          </w:rPr>
          <w:t>and level of publicity</w:t>
        </w:r>
        <w:r w:rsidR="00A92812">
          <w:rPr>
            <w:rFonts w:asciiTheme="majorHAnsi" w:hAnsiTheme="majorHAnsi"/>
            <w:sz w:val="20"/>
          </w:rPr>
          <w:t xml:space="preserve">, development of data, technology </w:t>
        </w:r>
      </w:ins>
      <w:ins w:id="270" w:author="Han, Wang" w:date="2019-07-22T15:09:00Z">
        <w:r w:rsidR="00A92812">
          <w:rPr>
            <w:rFonts w:asciiTheme="majorHAnsi" w:hAnsiTheme="majorHAnsi"/>
            <w:sz w:val="20"/>
          </w:rPr>
          <w:t xml:space="preserve">and other </w:t>
        </w:r>
      </w:ins>
      <w:ins w:id="271" w:author="Han, Wang" w:date="2019-07-22T15:08:00Z">
        <w:r w:rsidR="00A92812">
          <w:rPr>
            <w:rFonts w:asciiTheme="majorHAnsi" w:hAnsiTheme="majorHAnsi"/>
            <w:sz w:val="20"/>
          </w:rPr>
          <w:t>infrastructures</w:t>
        </w:r>
      </w:ins>
      <w:ins w:id="272" w:author="Han, Wang" w:date="2019-07-22T15:09:00Z">
        <w:r w:rsidR="00A92812">
          <w:rPr>
            <w:rFonts w:asciiTheme="majorHAnsi" w:hAnsiTheme="majorHAnsi"/>
            <w:sz w:val="20"/>
          </w:rPr>
          <w:t>. A</w:t>
        </w:r>
      </w:ins>
      <w:ins w:id="273" w:author="Han, Wang" w:date="2019-07-22T15:02:00Z">
        <w:r w:rsidR="004858A2">
          <w:rPr>
            <w:rFonts w:asciiTheme="majorHAnsi" w:hAnsiTheme="majorHAnsi"/>
            <w:sz w:val="20"/>
          </w:rPr>
          <w:t xml:space="preserve"> </w:t>
        </w:r>
      </w:ins>
      <w:r w:rsidR="001D3E84">
        <w:rPr>
          <w:rFonts w:asciiTheme="majorHAnsi" w:hAnsiTheme="majorHAnsi"/>
          <w:sz w:val="20"/>
        </w:rPr>
        <w:t>research by BlackRock on the factor investment revealed that from 2011 to 2014, the asset under management (AU</w:t>
      </w:r>
      <w:r w:rsidR="00D37568">
        <w:rPr>
          <w:rFonts w:asciiTheme="majorHAnsi" w:hAnsiTheme="majorHAnsi"/>
          <w:sz w:val="20"/>
        </w:rPr>
        <w:t>M) of factor investment doubled, and from 2014 to 2017, the AUM of factor investment increased by 44%</w:t>
      </w:r>
      <w:sdt>
        <w:sdtPr>
          <w:rPr>
            <w:rFonts w:asciiTheme="majorHAnsi" w:hAnsiTheme="majorHAnsi"/>
            <w:sz w:val="20"/>
          </w:rPr>
          <w:id w:val="818697873"/>
          <w:citation/>
        </w:sdtPr>
        <w:sdtContent>
          <w:r w:rsidR="000C37DA">
            <w:rPr>
              <w:rFonts w:asciiTheme="majorHAnsi" w:hAnsiTheme="majorHAnsi"/>
              <w:sz w:val="20"/>
            </w:rPr>
            <w:fldChar w:fldCharType="begin"/>
          </w:r>
          <w:r w:rsidR="000C37DA">
            <w:rPr>
              <w:rFonts w:asciiTheme="majorHAnsi" w:hAnsiTheme="majorHAnsi"/>
              <w:sz w:val="20"/>
            </w:rPr>
            <w:instrText xml:space="preserve"> CITATION And18 \l 1033 </w:instrText>
          </w:r>
          <w:r w:rsidR="000C37DA">
            <w:rPr>
              <w:rFonts w:asciiTheme="majorHAnsi" w:hAnsiTheme="majorHAnsi"/>
              <w:sz w:val="20"/>
            </w:rPr>
            <w:fldChar w:fldCharType="separate"/>
          </w:r>
          <w:r w:rsidR="000C37DA">
            <w:rPr>
              <w:rFonts w:asciiTheme="majorHAnsi" w:hAnsiTheme="majorHAnsi"/>
              <w:noProof/>
              <w:sz w:val="20"/>
            </w:rPr>
            <w:t xml:space="preserve"> </w:t>
          </w:r>
          <w:r w:rsidR="000C37DA" w:rsidRPr="000C37DA">
            <w:rPr>
              <w:rFonts w:asciiTheme="majorHAnsi" w:hAnsiTheme="majorHAnsi"/>
              <w:noProof/>
              <w:sz w:val="20"/>
            </w:rPr>
            <w:t>(Ang 2018)</w:t>
          </w:r>
          <w:r w:rsidR="000C37DA">
            <w:rPr>
              <w:rFonts w:asciiTheme="majorHAnsi" w:hAnsiTheme="majorHAnsi"/>
              <w:sz w:val="20"/>
            </w:rPr>
            <w:fldChar w:fldCharType="end"/>
          </w:r>
        </w:sdtContent>
      </w:sdt>
      <w:r w:rsidR="00D37568">
        <w:rPr>
          <w:rFonts w:asciiTheme="majorHAnsi" w:hAnsiTheme="majorHAnsi"/>
          <w:sz w:val="20"/>
        </w:rPr>
        <w:t xml:space="preserve">. </w:t>
      </w:r>
      <w:r w:rsidR="009C70A9" w:rsidRPr="00BD08B4">
        <w:rPr>
          <w:rFonts w:asciiTheme="majorHAnsi" w:hAnsiTheme="majorHAnsi"/>
          <w:sz w:val="20"/>
          <w:u w:val="single"/>
        </w:rPr>
        <w:t xml:space="preserve">It is one of our hypotheses that the heavy use of the factor model as investment and trading strategies </w:t>
      </w:r>
      <w:r w:rsidR="009C70A9" w:rsidRPr="00BD08B4">
        <w:rPr>
          <w:rFonts w:asciiTheme="majorHAnsi" w:hAnsiTheme="majorHAnsi"/>
          <w:sz w:val="20"/>
          <w:u w:val="single"/>
        </w:rPr>
        <w:lastRenderedPageBreak/>
        <w:t xml:space="preserve">could artificially compress the risk </w:t>
      </w:r>
      <w:del w:id="274" w:author="Han, Wang" w:date="2019-07-22T15:13:00Z">
        <w:r w:rsidR="009C70A9" w:rsidRPr="00BD08B4" w:rsidDel="00A92812">
          <w:rPr>
            <w:rFonts w:asciiTheme="majorHAnsi" w:hAnsiTheme="majorHAnsi"/>
            <w:sz w:val="20"/>
            <w:u w:val="single"/>
          </w:rPr>
          <w:delText>rewards</w:delText>
        </w:r>
        <w:r w:rsidR="009C70A9" w:rsidDel="00A92812">
          <w:rPr>
            <w:rFonts w:asciiTheme="majorHAnsi" w:hAnsiTheme="majorHAnsi"/>
            <w:sz w:val="20"/>
          </w:rPr>
          <w:delText xml:space="preserve"> </w:delText>
        </w:r>
      </w:del>
      <w:ins w:id="275" w:author="Han, Wang" w:date="2019-07-22T15:13:00Z">
        <w:r w:rsidR="00A92812">
          <w:rPr>
            <w:rFonts w:asciiTheme="majorHAnsi" w:hAnsiTheme="majorHAnsi"/>
            <w:sz w:val="20"/>
            <w:u w:val="single"/>
          </w:rPr>
          <w:t>premium</w:t>
        </w:r>
        <w:r w:rsidR="00A92812">
          <w:rPr>
            <w:rFonts w:asciiTheme="majorHAnsi" w:hAnsiTheme="majorHAnsi"/>
            <w:sz w:val="20"/>
          </w:rPr>
          <w:t xml:space="preserve"> </w:t>
        </w:r>
      </w:ins>
      <w:r w:rsidR="009C70A9">
        <w:rPr>
          <w:rFonts w:asciiTheme="majorHAnsi" w:hAnsiTheme="majorHAnsi"/>
          <w:sz w:val="20"/>
        </w:rPr>
        <w:t>on size, B/M</w:t>
      </w:r>
      <w:ins w:id="276" w:author="Han, Wang" w:date="2019-07-22T15:10:00Z">
        <w:r w:rsidR="00A92812">
          <w:rPr>
            <w:rFonts w:asciiTheme="majorHAnsi" w:hAnsiTheme="majorHAnsi"/>
            <w:sz w:val="20"/>
          </w:rPr>
          <w:t xml:space="preserve"> (book-to-market)</w:t>
        </w:r>
      </w:ins>
      <w:r w:rsidR="009C70A9">
        <w:rPr>
          <w:rFonts w:asciiTheme="majorHAnsi" w:hAnsiTheme="majorHAnsi"/>
          <w:sz w:val="20"/>
        </w:rPr>
        <w:t xml:space="preserve"> ratio, profitability and firms’ investment returns, and thus dilute the explaining power of five factors. </w:t>
      </w:r>
    </w:p>
    <w:p w14:paraId="5FEB0725" w14:textId="77777777" w:rsidR="009C70A9" w:rsidRDefault="009C70A9" w:rsidP="009C70A9">
      <w:pPr>
        <w:pStyle w:val="ListParagraph"/>
        <w:ind w:left="762"/>
        <w:jc w:val="both"/>
        <w:rPr>
          <w:rFonts w:asciiTheme="majorHAnsi" w:hAnsiTheme="majorHAnsi"/>
          <w:sz w:val="20"/>
        </w:rPr>
      </w:pPr>
    </w:p>
    <w:p w14:paraId="567DF347" w14:textId="77777777" w:rsidR="00021429" w:rsidRPr="007D2242" w:rsidRDefault="009C70A9" w:rsidP="00C42976">
      <w:pPr>
        <w:pStyle w:val="ListParagraph"/>
        <w:numPr>
          <w:ilvl w:val="0"/>
          <w:numId w:val="2"/>
        </w:numPr>
        <w:ind w:left="360"/>
        <w:jc w:val="both"/>
        <w:rPr>
          <w:rFonts w:asciiTheme="majorHAnsi" w:hAnsiTheme="majorHAnsi"/>
          <w:b/>
          <w:i/>
          <w:noProof/>
          <w:lang w:eastAsia="en-US"/>
        </w:rPr>
      </w:pPr>
      <w:r w:rsidRPr="007D2242">
        <w:rPr>
          <w:rFonts w:asciiTheme="majorHAnsi" w:hAnsiTheme="majorHAnsi"/>
          <w:b/>
          <w:i/>
          <w:noProof/>
          <w:lang w:eastAsia="en-US"/>
        </w:rPr>
        <w:t>Explanatory</w:t>
      </w:r>
      <w:r w:rsidR="00DA7217">
        <w:rPr>
          <w:rFonts w:asciiTheme="majorHAnsi" w:hAnsiTheme="majorHAnsi"/>
          <w:b/>
          <w:i/>
          <w:noProof/>
          <w:lang w:eastAsia="en-US"/>
        </w:rPr>
        <w:t xml:space="preserve"> power </w:t>
      </w:r>
      <w:ins w:id="277" w:author="Han, Wang" w:date="2019-07-22T15:14:00Z">
        <w:r w:rsidR="00A92812">
          <w:rPr>
            <w:rFonts w:asciiTheme="majorHAnsi" w:hAnsiTheme="majorHAnsi"/>
            <w:b/>
            <w:i/>
            <w:noProof/>
            <w:lang w:eastAsia="en-US"/>
          </w:rPr>
          <w:t>for</w:t>
        </w:r>
      </w:ins>
      <w:del w:id="278" w:author="Han, Wang" w:date="2019-07-22T15:14:00Z">
        <w:r w:rsidR="00DA7217" w:rsidDel="00A92812">
          <w:rPr>
            <w:rFonts w:asciiTheme="majorHAnsi" w:hAnsiTheme="majorHAnsi"/>
            <w:b/>
            <w:i/>
            <w:noProof/>
            <w:lang w:eastAsia="en-US"/>
          </w:rPr>
          <w:delText>of</w:delText>
        </w:r>
      </w:del>
      <w:r w:rsidR="00DA7217">
        <w:rPr>
          <w:rFonts w:asciiTheme="majorHAnsi" w:hAnsiTheme="majorHAnsi"/>
          <w:b/>
          <w:i/>
          <w:noProof/>
          <w:lang w:eastAsia="en-US"/>
        </w:rPr>
        <w:t xml:space="preserve"> </w:t>
      </w:r>
      <w:ins w:id="279" w:author="Han, Wang" w:date="2019-07-22T15:14:00Z">
        <w:r w:rsidR="00A92812">
          <w:rPr>
            <w:rFonts w:asciiTheme="majorHAnsi" w:hAnsiTheme="majorHAnsi"/>
            <w:b/>
            <w:i/>
            <w:noProof/>
            <w:lang w:eastAsia="en-US"/>
          </w:rPr>
          <w:t>individual</w:t>
        </w:r>
      </w:ins>
      <w:del w:id="280" w:author="Han, Wang" w:date="2019-07-22T15:14:00Z">
        <w:r w:rsidR="00DA7217" w:rsidDel="00A92812">
          <w:rPr>
            <w:rFonts w:asciiTheme="majorHAnsi" w:hAnsiTheme="majorHAnsi"/>
            <w:b/>
            <w:i/>
            <w:noProof/>
            <w:lang w:eastAsia="en-US"/>
          </w:rPr>
          <w:delText>each</w:delText>
        </w:r>
      </w:del>
      <w:r w:rsidR="00DA7217">
        <w:rPr>
          <w:rFonts w:asciiTheme="majorHAnsi" w:hAnsiTheme="majorHAnsi"/>
          <w:b/>
          <w:i/>
          <w:noProof/>
          <w:lang w:eastAsia="en-US"/>
        </w:rPr>
        <w:t xml:space="preserve"> f</w:t>
      </w:r>
      <w:r w:rsidR="00002F85" w:rsidRPr="007D2242">
        <w:rPr>
          <w:rFonts w:asciiTheme="majorHAnsi" w:hAnsiTheme="majorHAnsi"/>
          <w:b/>
          <w:i/>
          <w:noProof/>
          <w:lang w:eastAsia="en-US"/>
        </w:rPr>
        <w:t>actor</w:t>
      </w:r>
      <w:ins w:id="281" w:author="Han, Wang" w:date="2019-07-22T15:14:00Z">
        <w:r w:rsidR="00A92812">
          <w:rPr>
            <w:rFonts w:asciiTheme="majorHAnsi" w:hAnsiTheme="majorHAnsi"/>
            <w:b/>
            <w:i/>
            <w:noProof/>
            <w:lang w:eastAsia="en-US"/>
          </w:rPr>
          <w:t>s</w:t>
        </w:r>
      </w:ins>
    </w:p>
    <w:p w14:paraId="38EAC6A8" w14:textId="77777777" w:rsidR="008A02FF" w:rsidRPr="007D2242" w:rsidRDefault="008A02FF" w:rsidP="007D2242">
      <w:pPr>
        <w:pStyle w:val="ListParagraph"/>
        <w:ind w:left="360"/>
        <w:jc w:val="both"/>
        <w:rPr>
          <w:rFonts w:asciiTheme="majorHAnsi" w:hAnsiTheme="majorHAnsi"/>
          <w:b/>
          <w:i/>
          <w:noProof/>
          <w:lang w:eastAsia="en-US"/>
        </w:rPr>
      </w:pPr>
    </w:p>
    <w:p w14:paraId="21D3E909" w14:textId="77777777" w:rsidR="008A02FF" w:rsidRDefault="008A02FF" w:rsidP="00011E66">
      <w:pPr>
        <w:pStyle w:val="ListParagraph"/>
        <w:ind w:left="0"/>
        <w:jc w:val="both"/>
        <w:rPr>
          <w:rFonts w:asciiTheme="majorHAnsi" w:hAnsiTheme="majorHAnsi"/>
          <w:sz w:val="20"/>
        </w:rPr>
      </w:pPr>
      <w:r>
        <w:rPr>
          <w:rFonts w:asciiTheme="majorHAnsi" w:hAnsiTheme="majorHAnsi"/>
          <w:sz w:val="20"/>
        </w:rPr>
        <w:t xml:space="preserve">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011E66">
        <w:rPr>
          <w:rFonts w:asciiTheme="majorHAnsi" w:hAnsiTheme="majorHAnsi"/>
          <w:sz w:val="20"/>
        </w:rPr>
        <w:t xml:space="preserve"> </w:t>
      </w:r>
      <w:r>
        <w:rPr>
          <w:rFonts w:asciiTheme="majorHAnsi" w:hAnsiTheme="majorHAnsi"/>
          <w:sz w:val="20"/>
        </w:rPr>
        <w:t xml:space="preserve">of five factor model </w:t>
      </w:r>
      <w:r w:rsidR="00011E66">
        <w:rPr>
          <w:rFonts w:asciiTheme="majorHAnsi" w:hAnsiTheme="majorHAnsi"/>
          <w:sz w:val="20"/>
        </w:rPr>
        <w:t>are</w:t>
      </w:r>
      <w:r>
        <w:rPr>
          <w:rFonts w:asciiTheme="majorHAnsi" w:hAnsiTheme="majorHAnsi"/>
          <w:sz w:val="20"/>
        </w:rPr>
        <w:t xml:space="preserve"> generally very high. However, we observed that not all the five factors are statistically significant </w:t>
      </w:r>
      <w:ins w:id="282" w:author="Han, Wang" w:date="2019-07-22T15:15:00Z">
        <w:r w:rsidR="00A92812">
          <w:rPr>
            <w:rFonts w:asciiTheme="majorHAnsi" w:hAnsiTheme="majorHAnsi"/>
            <w:sz w:val="20"/>
          </w:rPr>
          <w:t>enough across</w:t>
        </w:r>
      </w:ins>
      <w:ins w:id="283" w:author="Han, Wang" w:date="2019-07-22T15:14:00Z">
        <w:r w:rsidR="00A92812">
          <w:rPr>
            <w:rFonts w:asciiTheme="majorHAnsi" w:hAnsiTheme="majorHAnsi"/>
            <w:sz w:val="20"/>
          </w:rPr>
          <w:t xml:space="preserve"> the </w:t>
        </w:r>
      </w:ins>
      <w:ins w:id="284" w:author="Han, Wang" w:date="2019-07-22T15:15:00Z">
        <w:r w:rsidR="00A92812">
          <w:rPr>
            <w:rFonts w:asciiTheme="majorHAnsi" w:hAnsiTheme="majorHAnsi"/>
            <w:sz w:val="20"/>
          </w:rPr>
          <w:t xml:space="preserve">whole </w:t>
        </w:r>
      </w:ins>
      <w:ins w:id="285" w:author="Han, Wang" w:date="2019-07-22T15:14:00Z">
        <w:r w:rsidR="00A92812">
          <w:rPr>
            <w:rFonts w:asciiTheme="majorHAnsi" w:hAnsiTheme="majorHAnsi"/>
            <w:sz w:val="20"/>
          </w:rPr>
          <w:t>testing pe</w:t>
        </w:r>
      </w:ins>
      <w:ins w:id="286" w:author="Han, Wang" w:date="2019-07-22T15:15:00Z">
        <w:r w:rsidR="00A92812">
          <w:rPr>
            <w:rFonts w:asciiTheme="majorHAnsi" w:hAnsiTheme="majorHAnsi"/>
            <w:sz w:val="20"/>
          </w:rPr>
          <w:t xml:space="preserve">riod. </w:t>
        </w:r>
      </w:ins>
      <w:del w:id="287" w:author="Han, Wang" w:date="2019-07-22T15:14:00Z">
        <w:r w:rsidDel="00A92812">
          <w:rPr>
            <w:rFonts w:asciiTheme="majorHAnsi" w:hAnsiTheme="majorHAnsi"/>
            <w:sz w:val="20"/>
          </w:rPr>
          <w:delText xml:space="preserve">all the time. </w:delText>
        </w:r>
      </w:del>
      <w:r>
        <w:rPr>
          <w:rFonts w:asciiTheme="majorHAnsi" w:hAnsiTheme="majorHAnsi"/>
          <w:sz w:val="20"/>
        </w:rPr>
        <w:t xml:space="preserve">The plots below showed </w:t>
      </w:r>
      <w:r w:rsidR="00011E66">
        <w:rPr>
          <w:rFonts w:asciiTheme="majorHAnsi" w:hAnsiTheme="majorHAnsi"/>
          <w:sz w:val="20"/>
        </w:rPr>
        <w:t>a binary indicator</w:t>
      </w:r>
      <w:r>
        <w:rPr>
          <w:rFonts w:asciiTheme="majorHAnsi" w:hAnsiTheme="majorHAnsi"/>
          <w:sz w:val="20"/>
        </w:rPr>
        <w:t xml:space="preserve"> of wh</w:t>
      </w:r>
      <w:r w:rsidR="00011E66">
        <w:rPr>
          <w:rFonts w:asciiTheme="majorHAnsi" w:hAnsiTheme="majorHAnsi"/>
          <w:sz w:val="20"/>
        </w:rPr>
        <w:t>ether the factor is significant</w:t>
      </w:r>
      <w:r>
        <w:rPr>
          <w:rFonts w:asciiTheme="majorHAnsi" w:hAnsiTheme="majorHAnsi"/>
          <w:sz w:val="20"/>
        </w:rPr>
        <w:t xml:space="preserve"> at 95% level</w:t>
      </w:r>
      <w:r w:rsidR="00E17349">
        <w:rPr>
          <w:rFonts w:asciiTheme="majorHAnsi" w:hAnsiTheme="majorHAnsi"/>
          <w:sz w:val="20"/>
        </w:rPr>
        <w:t xml:space="preserve"> (1 stands for p-value &lt; 0.</w:t>
      </w:r>
      <w:r w:rsidR="00011E66">
        <w:rPr>
          <w:rFonts w:asciiTheme="majorHAnsi" w:hAnsiTheme="majorHAnsi"/>
          <w:sz w:val="20"/>
        </w:rPr>
        <w:t>0</w:t>
      </w:r>
      <w:r w:rsidR="00E17349">
        <w:rPr>
          <w:rFonts w:asciiTheme="majorHAnsi" w:hAnsiTheme="majorHAnsi"/>
          <w:sz w:val="20"/>
        </w:rPr>
        <w:t>5)</w:t>
      </w:r>
      <w:r>
        <w:rPr>
          <w:rFonts w:asciiTheme="majorHAnsi" w:hAnsiTheme="majorHAnsi"/>
          <w:sz w:val="20"/>
        </w:rPr>
        <w:t xml:space="preserve"> in </w:t>
      </w:r>
      <w:ins w:id="288" w:author="Han, Wang" w:date="2019-07-22T15:28:00Z">
        <w:r w:rsidR="007B5F2D">
          <w:rPr>
            <w:rFonts w:asciiTheme="majorHAnsi" w:hAnsiTheme="majorHAnsi"/>
            <w:sz w:val="20"/>
          </w:rPr>
          <w:t xml:space="preserve">the linear </w:t>
        </w:r>
      </w:ins>
      <w:r>
        <w:rPr>
          <w:rFonts w:asciiTheme="majorHAnsi" w:hAnsiTheme="majorHAnsi"/>
          <w:sz w:val="20"/>
        </w:rPr>
        <w:t>regression</w:t>
      </w:r>
      <w:ins w:id="289" w:author="Han, Wang" w:date="2019-07-22T15:28:00Z">
        <w:r w:rsidR="007B5F2D">
          <w:rPr>
            <w:rFonts w:asciiTheme="majorHAnsi" w:hAnsiTheme="majorHAnsi"/>
            <w:sz w:val="20"/>
          </w:rPr>
          <w:t xml:space="preserve"> model</w:t>
        </w:r>
      </w:ins>
      <w:del w:id="290" w:author="Han, Wang" w:date="2019-07-22T15:28:00Z">
        <w:r w:rsidDel="007B5F2D">
          <w:rPr>
            <w:rFonts w:asciiTheme="majorHAnsi" w:hAnsiTheme="majorHAnsi"/>
            <w:sz w:val="20"/>
          </w:rPr>
          <w:delText>s</w:delText>
        </w:r>
      </w:del>
      <w:r>
        <w:rPr>
          <w:rFonts w:asciiTheme="majorHAnsi" w:hAnsiTheme="majorHAnsi"/>
          <w:sz w:val="20"/>
        </w:rPr>
        <w:t xml:space="preserve"> with daily returns and half-year rolling windows. Here we use the </w:t>
      </w:r>
      <w:ins w:id="291" w:author="Han, Wang" w:date="2019-07-22T15:28:00Z">
        <w:r w:rsidR="007B5F2D">
          <w:rPr>
            <w:rFonts w:asciiTheme="majorHAnsi" w:hAnsiTheme="majorHAnsi"/>
            <w:sz w:val="20"/>
          </w:rPr>
          <w:t>3-4-3-split</w:t>
        </w:r>
      </w:ins>
      <w:del w:id="292" w:author="Han, Wang" w:date="2019-07-22T15:28:00Z">
        <w:r w:rsidDel="007B5F2D">
          <w:rPr>
            <w:rFonts w:asciiTheme="majorHAnsi" w:hAnsiTheme="majorHAnsi"/>
            <w:sz w:val="20"/>
          </w:rPr>
          <w:delText>3 size</w:delText>
        </w:r>
      </w:del>
      <w:r>
        <w:rPr>
          <w:rFonts w:asciiTheme="majorHAnsi" w:hAnsiTheme="majorHAnsi"/>
          <w:sz w:val="20"/>
        </w:rPr>
        <w:t xml:space="preserve"> portfolios as an example.</w:t>
      </w:r>
    </w:p>
    <w:p w14:paraId="599FB51E" w14:textId="77777777" w:rsidR="004C37AA" w:rsidRDefault="004C37AA" w:rsidP="008A02FF">
      <w:pPr>
        <w:pStyle w:val="ListParagraph"/>
        <w:ind w:left="360"/>
        <w:jc w:val="both"/>
        <w:rPr>
          <w:rFonts w:asciiTheme="majorHAnsi" w:hAnsiTheme="majorHAnsi"/>
          <w:sz w:val="20"/>
        </w:rPr>
      </w:pPr>
    </w:p>
    <w:tbl>
      <w:tblPr>
        <w:tblStyle w:val="TableGrid"/>
        <w:tblW w:w="4950" w:type="dxa"/>
        <w:tblInd w:w="-5" w:type="dxa"/>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4C37AA" w14:paraId="62000574" w14:textId="77777777" w:rsidTr="00011E66">
        <w:tc>
          <w:tcPr>
            <w:tcW w:w="4950" w:type="dxa"/>
            <w:tcBorders>
              <w:top w:val="dashSmallGap" w:sz="4" w:space="0" w:color="auto"/>
              <w:left w:val="dashSmallGap" w:sz="4" w:space="0" w:color="auto"/>
            </w:tcBorders>
          </w:tcPr>
          <w:p w14:paraId="5EF4183D" w14:textId="77777777" w:rsidR="003C189A" w:rsidRDefault="004C37AA" w:rsidP="008A02FF">
            <w:pPr>
              <w:pStyle w:val="ListParagraph"/>
              <w:ind w:left="0"/>
              <w:jc w:val="both"/>
              <w:rPr>
                <w:rFonts w:asciiTheme="majorHAnsi" w:hAnsiTheme="majorHAnsi"/>
                <w:i/>
                <w:sz w:val="18"/>
              </w:rPr>
            </w:pPr>
            <w:r w:rsidRPr="004C37AA">
              <w:rPr>
                <w:rFonts w:asciiTheme="majorHAnsi" w:hAnsiTheme="majorHAnsi"/>
                <w:i/>
                <w:sz w:val="18"/>
              </w:rPr>
              <w:t xml:space="preserve">Figure n: </w:t>
            </w:r>
          </w:p>
          <w:p w14:paraId="5552BBEB" w14:textId="77777777" w:rsidR="004C37AA" w:rsidRPr="003C189A" w:rsidRDefault="004C37AA" w:rsidP="008A02FF">
            <w:pPr>
              <w:pStyle w:val="ListParagraph"/>
              <w:ind w:left="0"/>
              <w:jc w:val="both"/>
              <w:rPr>
                <w:rFonts w:asciiTheme="majorHAnsi" w:hAnsiTheme="majorHAnsi"/>
                <w:i/>
                <w:sz w:val="18"/>
              </w:rPr>
            </w:pPr>
            <w:r w:rsidRPr="004C37AA">
              <w:rPr>
                <w:rFonts w:asciiTheme="majorHAnsi" w:hAnsiTheme="majorHAnsi"/>
                <w:i/>
                <w:sz w:val="18"/>
              </w:rPr>
              <w:t xml:space="preserve">Significance Occurrence </w:t>
            </w:r>
            <w:r w:rsidR="003C189A">
              <w:rPr>
                <w:rFonts w:asciiTheme="majorHAnsi" w:hAnsiTheme="majorHAnsi"/>
                <w:i/>
                <w:sz w:val="18"/>
              </w:rPr>
              <w:t xml:space="preserve">of </w:t>
            </w:r>
            <w:r w:rsidRPr="004C37AA">
              <w:rPr>
                <w:rFonts w:asciiTheme="majorHAnsi" w:hAnsiTheme="majorHAnsi"/>
                <w:i/>
                <w:sz w:val="18"/>
              </w:rPr>
              <w:t>Five Factors</w:t>
            </w:r>
            <w:r w:rsidR="003C189A">
              <w:rPr>
                <w:rFonts w:asciiTheme="majorHAnsi" w:hAnsiTheme="majorHAnsi"/>
                <w:i/>
                <w:sz w:val="18"/>
              </w:rPr>
              <w:t xml:space="preserve"> </w:t>
            </w:r>
            <w:r w:rsidRPr="003C189A">
              <w:rPr>
                <w:rFonts w:asciiTheme="majorHAnsi" w:hAnsiTheme="majorHAnsi"/>
                <w:i/>
                <w:sz w:val="18"/>
              </w:rPr>
              <w:t>(Daily Return)</w:t>
            </w:r>
          </w:p>
        </w:tc>
      </w:tr>
    </w:tbl>
    <w:p w14:paraId="35DE203D" w14:textId="77777777" w:rsidR="008A02FF" w:rsidRDefault="008A02FF" w:rsidP="00011E66">
      <w:pPr>
        <w:pStyle w:val="ListParagraph"/>
        <w:ind w:left="-90"/>
        <w:jc w:val="both"/>
        <w:rPr>
          <w:rFonts w:asciiTheme="majorHAnsi" w:hAnsiTheme="majorHAnsi"/>
          <w:sz w:val="20"/>
        </w:rPr>
      </w:pPr>
      <w:r>
        <w:rPr>
          <w:rFonts w:asciiTheme="majorHAnsi" w:hAnsiTheme="majorHAnsi"/>
          <w:noProof/>
          <w:sz w:val="20"/>
          <w:lang w:eastAsia="en-US"/>
        </w:rPr>
        <w:drawing>
          <wp:inline distT="0" distB="0" distL="0" distR="0" wp14:anchorId="5AD759A1" wp14:editId="129659AC">
            <wp:extent cx="3242202" cy="324963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0156" cy="3257610"/>
                    </a:xfrm>
                    <a:prstGeom prst="rect">
                      <a:avLst/>
                    </a:prstGeom>
                  </pic:spPr>
                </pic:pic>
              </a:graphicData>
            </a:graphic>
          </wp:inline>
        </w:drawing>
      </w:r>
    </w:p>
    <w:p w14:paraId="2587899F" w14:textId="77777777" w:rsidR="00877981" w:rsidRDefault="008A02FF" w:rsidP="00011E66">
      <w:pPr>
        <w:pStyle w:val="ListParagraph"/>
        <w:ind w:left="0"/>
        <w:jc w:val="both"/>
        <w:rPr>
          <w:rFonts w:asciiTheme="majorHAnsi" w:hAnsiTheme="majorHAnsi"/>
          <w:sz w:val="20"/>
        </w:rPr>
      </w:pPr>
      <w:r>
        <w:rPr>
          <w:rFonts w:asciiTheme="majorHAnsi" w:hAnsiTheme="majorHAnsi"/>
          <w:sz w:val="20"/>
        </w:rPr>
        <w:t xml:space="preserve">It can be seen that the market excess return and SMB are always significant in any </w:t>
      </w:r>
      <w:r w:rsidR="00E17349">
        <w:rPr>
          <w:rFonts w:asciiTheme="majorHAnsi" w:hAnsiTheme="majorHAnsi"/>
          <w:sz w:val="20"/>
        </w:rPr>
        <w:t xml:space="preserve">of the three </w:t>
      </w:r>
      <w:r>
        <w:rPr>
          <w:rFonts w:asciiTheme="majorHAnsi" w:hAnsiTheme="majorHAnsi"/>
          <w:sz w:val="20"/>
        </w:rPr>
        <w:t>portfolios</w:t>
      </w:r>
      <w:r w:rsidR="00E17349">
        <w:rPr>
          <w:rFonts w:asciiTheme="majorHAnsi" w:hAnsiTheme="majorHAnsi"/>
          <w:sz w:val="20"/>
        </w:rPr>
        <w:t xml:space="preserve">. </w:t>
      </w:r>
      <w:r w:rsidR="003C189A">
        <w:rPr>
          <w:rFonts w:asciiTheme="majorHAnsi" w:hAnsiTheme="majorHAnsi"/>
          <w:sz w:val="20"/>
        </w:rPr>
        <w:t>As summarized in the heat</w:t>
      </w:r>
      <w:r w:rsidR="00BE7D60">
        <w:rPr>
          <w:rFonts w:asciiTheme="majorHAnsi" w:hAnsiTheme="majorHAnsi"/>
          <w:sz w:val="20"/>
        </w:rPr>
        <w:t>-</w:t>
      </w:r>
      <w:r w:rsidR="003C189A">
        <w:rPr>
          <w:rFonts w:asciiTheme="majorHAnsi" w:hAnsiTheme="majorHAnsi"/>
          <w:sz w:val="20"/>
        </w:rPr>
        <w:t xml:space="preserve">map below, </w:t>
      </w:r>
      <w:r w:rsidR="00E17349">
        <w:rPr>
          <w:rFonts w:asciiTheme="majorHAnsi" w:hAnsiTheme="majorHAnsi"/>
          <w:sz w:val="20"/>
        </w:rPr>
        <w:t>HML is signific</w:t>
      </w:r>
      <w:r w:rsidR="00877981">
        <w:rPr>
          <w:rFonts w:asciiTheme="majorHAnsi" w:hAnsiTheme="majorHAnsi"/>
          <w:sz w:val="20"/>
        </w:rPr>
        <w:t xml:space="preserve">ant around 50% of the time. RMW is </w:t>
      </w:r>
      <w:proofErr w:type="gramStart"/>
      <w:r w:rsidR="00877981">
        <w:rPr>
          <w:rFonts w:asciiTheme="majorHAnsi" w:hAnsiTheme="majorHAnsi"/>
          <w:sz w:val="20"/>
        </w:rPr>
        <w:t xml:space="preserve">significant </w:t>
      </w:r>
      <w:ins w:id="293" w:author="Han, Wang" w:date="2019-07-22T15:29:00Z">
        <w:r w:rsidR="007B5F2D">
          <w:rPr>
            <w:rFonts w:asciiTheme="majorHAnsi" w:hAnsiTheme="majorHAnsi"/>
            <w:sz w:val="20"/>
          </w:rPr>
          <w:t xml:space="preserve"> around</w:t>
        </w:r>
        <w:proofErr w:type="gramEnd"/>
        <w:r w:rsidR="007B5F2D">
          <w:rPr>
            <w:rFonts w:asciiTheme="majorHAnsi" w:hAnsiTheme="majorHAnsi"/>
            <w:sz w:val="20"/>
          </w:rPr>
          <w:t xml:space="preserve"> </w:t>
        </w:r>
      </w:ins>
      <w:del w:id="294" w:author="Han, Wang" w:date="2019-07-22T15:29:00Z">
        <w:r w:rsidR="00877981" w:rsidDel="007B5F2D">
          <w:rPr>
            <w:rFonts w:asciiTheme="majorHAnsi" w:hAnsiTheme="majorHAnsi"/>
            <w:sz w:val="20"/>
          </w:rPr>
          <w:delText>~</w:delText>
        </w:r>
      </w:del>
      <w:r w:rsidR="00877981">
        <w:rPr>
          <w:rFonts w:asciiTheme="majorHAnsi" w:hAnsiTheme="majorHAnsi"/>
          <w:sz w:val="20"/>
        </w:rPr>
        <w:t>65% of the time for the low</w:t>
      </w:r>
      <w:ins w:id="295" w:author="Han, Wang" w:date="2019-07-22T15:29:00Z">
        <w:r w:rsidR="007B5F2D">
          <w:rPr>
            <w:rFonts w:asciiTheme="majorHAnsi" w:hAnsiTheme="majorHAnsi"/>
            <w:sz w:val="20"/>
          </w:rPr>
          <w:t>-</w:t>
        </w:r>
      </w:ins>
      <w:del w:id="296" w:author="Han, Wang" w:date="2019-07-22T15:29:00Z">
        <w:r w:rsidR="00877981" w:rsidDel="007B5F2D">
          <w:rPr>
            <w:rFonts w:asciiTheme="majorHAnsi" w:hAnsiTheme="majorHAnsi"/>
            <w:sz w:val="20"/>
          </w:rPr>
          <w:delText xml:space="preserve"> </w:delText>
        </w:r>
      </w:del>
      <w:r w:rsidR="00877981">
        <w:rPr>
          <w:rFonts w:asciiTheme="majorHAnsi" w:hAnsiTheme="majorHAnsi"/>
          <w:sz w:val="20"/>
        </w:rPr>
        <w:t>size</w:t>
      </w:r>
      <w:ins w:id="297" w:author="Han, Wang" w:date="2019-07-22T15:30:00Z">
        <w:r w:rsidR="007B5F2D">
          <w:rPr>
            <w:rFonts w:asciiTheme="majorHAnsi" w:hAnsiTheme="majorHAnsi"/>
            <w:sz w:val="20"/>
          </w:rPr>
          <w:t>d</w:t>
        </w:r>
      </w:ins>
      <w:r w:rsidR="00877981">
        <w:rPr>
          <w:rFonts w:asciiTheme="majorHAnsi" w:hAnsiTheme="majorHAnsi"/>
          <w:sz w:val="20"/>
        </w:rPr>
        <w:t xml:space="preserve"> portfolio and high</w:t>
      </w:r>
      <w:ins w:id="298" w:author="Han, Wang" w:date="2019-07-22T15:29:00Z">
        <w:r w:rsidR="007B5F2D">
          <w:rPr>
            <w:rFonts w:asciiTheme="majorHAnsi" w:hAnsiTheme="majorHAnsi"/>
            <w:sz w:val="20"/>
          </w:rPr>
          <w:t>-</w:t>
        </w:r>
      </w:ins>
      <w:del w:id="299" w:author="Han, Wang" w:date="2019-07-22T15:29:00Z">
        <w:r w:rsidR="00877981" w:rsidDel="007B5F2D">
          <w:rPr>
            <w:rFonts w:asciiTheme="majorHAnsi" w:hAnsiTheme="majorHAnsi"/>
            <w:sz w:val="20"/>
          </w:rPr>
          <w:delText xml:space="preserve"> </w:delText>
        </w:r>
      </w:del>
      <w:r w:rsidR="00877981">
        <w:rPr>
          <w:rFonts w:asciiTheme="majorHAnsi" w:hAnsiTheme="majorHAnsi"/>
          <w:sz w:val="20"/>
        </w:rPr>
        <w:t>size</w:t>
      </w:r>
      <w:ins w:id="300" w:author="Han, Wang" w:date="2019-07-22T15:29:00Z">
        <w:r w:rsidR="007B5F2D">
          <w:rPr>
            <w:rFonts w:asciiTheme="majorHAnsi" w:hAnsiTheme="majorHAnsi"/>
            <w:sz w:val="20"/>
          </w:rPr>
          <w:t>d</w:t>
        </w:r>
      </w:ins>
      <w:r w:rsidR="00877981">
        <w:rPr>
          <w:rFonts w:asciiTheme="majorHAnsi" w:hAnsiTheme="majorHAnsi"/>
          <w:sz w:val="20"/>
        </w:rPr>
        <w:t xml:space="preserve"> portfolio, but is interpretative for the mid</w:t>
      </w:r>
      <w:ins w:id="301" w:author="Han, Wang" w:date="2019-07-22T15:30:00Z">
        <w:r w:rsidR="007B5F2D">
          <w:rPr>
            <w:rFonts w:asciiTheme="majorHAnsi" w:hAnsiTheme="majorHAnsi"/>
            <w:sz w:val="20"/>
          </w:rPr>
          <w:t>-</w:t>
        </w:r>
      </w:ins>
      <w:del w:id="302" w:author="Han, Wang" w:date="2019-07-22T15:30:00Z">
        <w:r w:rsidR="00877981" w:rsidDel="007B5F2D">
          <w:rPr>
            <w:rFonts w:asciiTheme="majorHAnsi" w:hAnsiTheme="majorHAnsi"/>
            <w:sz w:val="20"/>
          </w:rPr>
          <w:delText xml:space="preserve">dle band </w:delText>
        </w:r>
      </w:del>
      <w:r w:rsidR="00877981">
        <w:rPr>
          <w:rFonts w:asciiTheme="majorHAnsi" w:hAnsiTheme="majorHAnsi"/>
          <w:sz w:val="20"/>
        </w:rPr>
        <w:t>size</w:t>
      </w:r>
      <w:ins w:id="303" w:author="Han, Wang" w:date="2019-07-22T15:30:00Z">
        <w:r w:rsidR="007B5F2D">
          <w:rPr>
            <w:rFonts w:asciiTheme="majorHAnsi" w:hAnsiTheme="majorHAnsi"/>
            <w:sz w:val="20"/>
          </w:rPr>
          <w:t>d</w:t>
        </w:r>
      </w:ins>
      <w:r w:rsidR="00877981">
        <w:rPr>
          <w:rFonts w:asciiTheme="majorHAnsi" w:hAnsiTheme="majorHAnsi"/>
          <w:sz w:val="20"/>
        </w:rPr>
        <w:t xml:space="preserve"> </w:t>
      </w:r>
      <w:r w:rsidR="00877981">
        <w:rPr>
          <w:rFonts w:asciiTheme="majorHAnsi" w:hAnsiTheme="majorHAnsi"/>
          <w:sz w:val="20"/>
        </w:rPr>
        <w:t xml:space="preserve">portfolio. CMA is a factor that have the least significance occurrence: significant for only </w:t>
      </w:r>
      <w:ins w:id="304" w:author="Han, Wang" w:date="2019-07-22T15:31:00Z">
        <w:r w:rsidR="007B5F2D">
          <w:rPr>
            <w:rFonts w:asciiTheme="majorHAnsi" w:hAnsiTheme="majorHAnsi"/>
            <w:sz w:val="20"/>
          </w:rPr>
          <w:t xml:space="preserve">about </w:t>
        </w:r>
      </w:ins>
      <w:r w:rsidR="00877981">
        <w:rPr>
          <w:rFonts w:asciiTheme="majorHAnsi" w:hAnsiTheme="majorHAnsi"/>
          <w:sz w:val="20"/>
        </w:rPr>
        <w:t>30% of the time.</w:t>
      </w:r>
      <w:r w:rsidR="003C189A">
        <w:rPr>
          <w:rFonts w:asciiTheme="majorHAnsi" w:hAnsiTheme="majorHAnsi"/>
          <w:sz w:val="20"/>
        </w:rPr>
        <w:t xml:space="preserve"> </w:t>
      </w:r>
      <w:r w:rsidR="000C37DA">
        <w:rPr>
          <w:rFonts w:asciiTheme="majorHAnsi" w:hAnsiTheme="majorHAnsi"/>
          <w:sz w:val="20"/>
        </w:rPr>
        <w:t>g</w:t>
      </w:r>
    </w:p>
    <w:p w14:paraId="5BB75AD9" w14:textId="77777777" w:rsidR="004C37AA" w:rsidRDefault="004C37AA" w:rsidP="00877981">
      <w:pPr>
        <w:pStyle w:val="ListParagraph"/>
        <w:ind w:left="360"/>
        <w:jc w:val="both"/>
        <w:rPr>
          <w:rFonts w:asciiTheme="majorHAnsi" w:hAnsiTheme="majorHAnsi"/>
          <w:sz w:val="20"/>
        </w:rPr>
      </w:pPr>
    </w:p>
    <w:tbl>
      <w:tblPr>
        <w:tblStyle w:val="TableGrid"/>
        <w:tblW w:w="5040" w:type="dxa"/>
        <w:tblInd w:w="-95" w:type="dxa"/>
        <w:tblLook w:val="04A0" w:firstRow="1" w:lastRow="0" w:firstColumn="1" w:lastColumn="0" w:noHBand="0" w:noVBand="1"/>
      </w:tblPr>
      <w:tblGrid>
        <w:gridCol w:w="5040"/>
      </w:tblGrid>
      <w:tr w:rsidR="004C37AA" w14:paraId="09B97856" w14:textId="77777777" w:rsidTr="00011E66">
        <w:tc>
          <w:tcPr>
            <w:tcW w:w="5040" w:type="dxa"/>
            <w:tcBorders>
              <w:top w:val="dashSmallGap" w:sz="4" w:space="0" w:color="auto"/>
              <w:left w:val="dashSmallGap" w:sz="4" w:space="0" w:color="auto"/>
              <w:bottom w:val="nil"/>
              <w:right w:val="nil"/>
            </w:tcBorders>
          </w:tcPr>
          <w:p w14:paraId="2425189E" w14:textId="77777777" w:rsidR="003C189A" w:rsidRDefault="004C37AA" w:rsidP="00877981">
            <w:pPr>
              <w:pStyle w:val="ListParagraph"/>
              <w:ind w:left="0"/>
              <w:jc w:val="both"/>
              <w:rPr>
                <w:rFonts w:asciiTheme="majorHAnsi" w:hAnsiTheme="majorHAnsi"/>
                <w:i/>
                <w:sz w:val="18"/>
              </w:rPr>
            </w:pPr>
            <w:r w:rsidRPr="004C37AA">
              <w:rPr>
                <w:rFonts w:asciiTheme="majorHAnsi" w:hAnsiTheme="majorHAnsi"/>
                <w:i/>
                <w:sz w:val="18"/>
              </w:rPr>
              <w:t xml:space="preserve">Figure n: </w:t>
            </w:r>
          </w:p>
          <w:p w14:paraId="3E2E1A73" w14:textId="77777777" w:rsidR="004C37AA" w:rsidRPr="004C37AA" w:rsidRDefault="004C37AA" w:rsidP="00BE7D60">
            <w:pPr>
              <w:pStyle w:val="ListParagraph"/>
              <w:ind w:left="0"/>
              <w:jc w:val="both"/>
              <w:rPr>
                <w:rFonts w:asciiTheme="majorHAnsi" w:hAnsiTheme="majorHAnsi"/>
                <w:i/>
                <w:sz w:val="20"/>
              </w:rPr>
            </w:pPr>
            <w:r w:rsidRPr="004C37AA">
              <w:rPr>
                <w:rFonts w:asciiTheme="majorHAnsi" w:hAnsiTheme="majorHAnsi"/>
                <w:i/>
                <w:sz w:val="18"/>
              </w:rPr>
              <w:t xml:space="preserve">% of </w:t>
            </w:r>
            <w:r w:rsidR="00BE7D60">
              <w:rPr>
                <w:rFonts w:asciiTheme="majorHAnsi" w:hAnsiTheme="majorHAnsi"/>
                <w:i/>
                <w:sz w:val="18"/>
              </w:rPr>
              <w:t>s</w:t>
            </w:r>
            <w:r w:rsidRPr="004C37AA">
              <w:rPr>
                <w:rFonts w:asciiTheme="majorHAnsi" w:hAnsiTheme="majorHAnsi"/>
                <w:i/>
                <w:sz w:val="18"/>
              </w:rPr>
              <w:t xml:space="preserve">ignificance </w:t>
            </w:r>
            <w:r w:rsidR="00BE7D60">
              <w:rPr>
                <w:rFonts w:asciiTheme="majorHAnsi" w:hAnsiTheme="majorHAnsi"/>
                <w:i/>
                <w:sz w:val="18"/>
              </w:rPr>
              <w:t>o</w:t>
            </w:r>
            <w:r w:rsidRPr="004C37AA">
              <w:rPr>
                <w:rFonts w:asciiTheme="majorHAnsi" w:hAnsiTheme="majorHAnsi"/>
                <w:i/>
                <w:sz w:val="18"/>
              </w:rPr>
              <w:t>ccurrence</w:t>
            </w:r>
            <w:r>
              <w:rPr>
                <w:rFonts w:asciiTheme="majorHAnsi" w:hAnsiTheme="majorHAnsi"/>
                <w:i/>
                <w:sz w:val="18"/>
              </w:rPr>
              <w:t xml:space="preserve"> of </w:t>
            </w:r>
            <w:r w:rsidR="00BE7D60">
              <w:rPr>
                <w:rFonts w:asciiTheme="majorHAnsi" w:hAnsiTheme="majorHAnsi"/>
                <w:i/>
                <w:sz w:val="18"/>
              </w:rPr>
              <w:t>f</w:t>
            </w:r>
            <w:r>
              <w:rPr>
                <w:rFonts w:asciiTheme="majorHAnsi" w:hAnsiTheme="majorHAnsi"/>
                <w:i/>
                <w:sz w:val="18"/>
              </w:rPr>
              <w:t xml:space="preserve">actors </w:t>
            </w:r>
            <w:r w:rsidR="00BE7D60">
              <w:rPr>
                <w:rFonts w:asciiTheme="majorHAnsi" w:hAnsiTheme="majorHAnsi"/>
                <w:i/>
                <w:sz w:val="18"/>
              </w:rPr>
              <w:t>(daily data</w:t>
            </w:r>
            <w:r w:rsidRPr="004C37AA">
              <w:rPr>
                <w:rFonts w:asciiTheme="majorHAnsi" w:hAnsiTheme="majorHAnsi"/>
                <w:i/>
                <w:sz w:val="18"/>
              </w:rPr>
              <w:t>)</w:t>
            </w:r>
          </w:p>
        </w:tc>
      </w:tr>
    </w:tbl>
    <w:p w14:paraId="2B4A2474" w14:textId="77777777" w:rsidR="004C37AA" w:rsidRPr="00877981" w:rsidRDefault="004C37AA" w:rsidP="00877981">
      <w:pPr>
        <w:pStyle w:val="ListParagraph"/>
        <w:ind w:left="360"/>
        <w:jc w:val="both"/>
        <w:rPr>
          <w:rFonts w:asciiTheme="majorHAnsi" w:hAnsiTheme="majorHAnsi"/>
          <w:sz w:val="20"/>
        </w:rPr>
      </w:pPr>
    </w:p>
    <w:p w14:paraId="56654C3B" w14:textId="77777777" w:rsidR="00E17349" w:rsidRDefault="00877981" w:rsidP="008A02FF">
      <w:pPr>
        <w:pStyle w:val="ListParagraph"/>
        <w:ind w:left="360"/>
        <w:jc w:val="both"/>
        <w:rPr>
          <w:rFonts w:asciiTheme="majorHAnsi" w:hAnsiTheme="majorHAnsi"/>
          <w:sz w:val="20"/>
        </w:rPr>
      </w:pPr>
      <w:r>
        <w:rPr>
          <w:rFonts w:asciiTheme="majorHAnsi" w:hAnsiTheme="majorHAnsi"/>
          <w:noProof/>
          <w:sz w:val="20"/>
          <w:lang w:eastAsia="en-US"/>
        </w:rPr>
        <w:drawing>
          <wp:inline distT="0" distB="0" distL="0" distR="0" wp14:anchorId="2CFAC958" wp14:editId="2C0AEEBD">
            <wp:extent cx="3046095" cy="24053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png"/>
                    <pic:cNvPicPr/>
                  </pic:nvPicPr>
                  <pic:blipFill rotWithShape="1">
                    <a:blip r:embed="rId23">
                      <a:extLst>
                        <a:ext uri="{28A0092B-C50C-407E-A947-70E740481C1C}">
                          <a14:useLocalDpi xmlns:a14="http://schemas.microsoft.com/office/drawing/2010/main" val="0"/>
                        </a:ext>
                      </a:extLst>
                    </a:blip>
                    <a:srcRect t="5959"/>
                    <a:stretch/>
                  </pic:blipFill>
                  <pic:spPr bwMode="auto">
                    <a:xfrm>
                      <a:off x="0" y="0"/>
                      <a:ext cx="3046095" cy="2405380"/>
                    </a:xfrm>
                    <a:prstGeom prst="rect">
                      <a:avLst/>
                    </a:prstGeom>
                    <a:ln>
                      <a:noFill/>
                    </a:ln>
                    <a:extLst>
                      <a:ext uri="{53640926-AAD7-44D8-BBD7-CCE9431645EC}">
                        <a14:shadowObscured xmlns:a14="http://schemas.microsoft.com/office/drawing/2010/main"/>
                      </a:ext>
                    </a:extLst>
                  </pic:spPr>
                </pic:pic>
              </a:graphicData>
            </a:graphic>
          </wp:inline>
        </w:drawing>
      </w:r>
    </w:p>
    <w:p w14:paraId="072A6853" w14:textId="77777777" w:rsidR="00877981" w:rsidRDefault="006D5D8F" w:rsidP="00011E66">
      <w:pPr>
        <w:pStyle w:val="ListParagraph"/>
        <w:ind w:left="0"/>
        <w:jc w:val="both"/>
        <w:rPr>
          <w:rFonts w:asciiTheme="majorHAnsi" w:hAnsiTheme="majorHAnsi"/>
          <w:sz w:val="20"/>
        </w:rPr>
      </w:pPr>
      <w:r>
        <w:rPr>
          <w:rFonts w:asciiTheme="majorHAnsi" w:hAnsiTheme="majorHAnsi"/>
          <w:sz w:val="20"/>
        </w:rPr>
        <w:t xml:space="preserve">Also, it can be observed from the plot that when a factor is significant for </w:t>
      </w:r>
      <w:ins w:id="305" w:author="Han, Wang" w:date="2019-07-22T15:32:00Z">
        <w:r w:rsidR="007B5F2D">
          <w:rPr>
            <w:rFonts w:asciiTheme="majorHAnsi" w:hAnsiTheme="majorHAnsi"/>
            <w:sz w:val="20"/>
          </w:rPr>
          <w:t xml:space="preserve">a </w:t>
        </w:r>
      </w:ins>
      <w:del w:id="306" w:author="Han, Wang" w:date="2019-07-22T15:32:00Z">
        <w:r w:rsidDel="007B5F2D">
          <w:rPr>
            <w:rFonts w:asciiTheme="majorHAnsi" w:hAnsiTheme="majorHAnsi"/>
            <w:sz w:val="20"/>
          </w:rPr>
          <w:delText xml:space="preserve">one size </w:delText>
        </w:r>
      </w:del>
      <w:r>
        <w:rPr>
          <w:rFonts w:asciiTheme="majorHAnsi" w:hAnsiTheme="majorHAnsi"/>
          <w:sz w:val="20"/>
        </w:rPr>
        <w:t>portfolio</w:t>
      </w:r>
      <w:ins w:id="307" w:author="Han, Wang" w:date="2019-07-22T15:32:00Z">
        <w:r w:rsidR="007B5F2D">
          <w:rPr>
            <w:rFonts w:asciiTheme="majorHAnsi" w:hAnsiTheme="majorHAnsi"/>
            <w:sz w:val="20"/>
          </w:rPr>
          <w:t xml:space="preserve"> in one size bucket</w:t>
        </w:r>
      </w:ins>
      <w:r>
        <w:rPr>
          <w:rFonts w:asciiTheme="majorHAnsi" w:hAnsiTheme="majorHAnsi"/>
          <w:sz w:val="20"/>
        </w:rPr>
        <w:t xml:space="preserve">, it is not necessary that </w:t>
      </w:r>
      <w:del w:id="308" w:author="Han, Wang" w:date="2019-07-22T15:33:00Z">
        <w:r w:rsidDel="007B5F2D">
          <w:rPr>
            <w:rFonts w:asciiTheme="majorHAnsi" w:hAnsiTheme="majorHAnsi"/>
            <w:sz w:val="20"/>
          </w:rPr>
          <w:delText>it is also</w:delText>
        </w:r>
      </w:del>
      <w:ins w:id="309" w:author="Han, Wang" w:date="2019-07-22T15:33:00Z">
        <w:r w:rsidR="007B5F2D">
          <w:rPr>
            <w:rFonts w:asciiTheme="majorHAnsi" w:hAnsiTheme="majorHAnsi"/>
            <w:sz w:val="20"/>
          </w:rPr>
          <w:t>the factor is</w:t>
        </w:r>
      </w:ins>
      <w:r>
        <w:rPr>
          <w:rFonts w:asciiTheme="majorHAnsi" w:hAnsiTheme="majorHAnsi"/>
          <w:sz w:val="20"/>
        </w:rPr>
        <w:t xml:space="preserve"> significant for</w:t>
      </w:r>
      <w:ins w:id="310" w:author="Han, Wang" w:date="2019-07-22T15:35:00Z">
        <w:r w:rsidR="007B5F2D">
          <w:rPr>
            <w:rFonts w:asciiTheme="majorHAnsi" w:hAnsiTheme="majorHAnsi"/>
            <w:sz w:val="20"/>
          </w:rPr>
          <w:t xml:space="preserve"> </w:t>
        </w:r>
      </w:ins>
      <w:del w:id="311" w:author="Han, Wang" w:date="2019-07-22T15:35:00Z">
        <w:r w:rsidDel="007B5F2D">
          <w:rPr>
            <w:rFonts w:asciiTheme="majorHAnsi" w:hAnsiTheme="majorHAnsi"/>
            <w:sz w:val="20"/>
          </w:rPr>
          <w:delText xml:space="preserve"> </w:delText>
        </w:r>
      </w:del>
      <w:ins w:id="312" w:author="Han, Wang" w:date="2019-07-22T15:33:00Z">
        <w:r w:rsidR="007B5F2D">
          <w:rPr>
            <w:rFonts w:asciiTheme="majorHAnsi" w:hAnsiTheme="majorHAnsi"/>
            <w:sz w:val="20"/>
          </w:rPr>
          <w:t xml:space="preserve">portfolios </w:t>
        </w:r>
      </w:ins>
      <w:ins w:id="313" w:author="Han, Wang" w:date="2019-07-22T15:34:00Z">
        <w:r w:rsidR="007B5F2D">
          <w:rPr>
            <w:rFonts w:asciiTheme="majorHAnsi" w:hAnsiTheme="majorHAnsi"/>
            <w:sz w:val="20"/>
          </w:rPr>
          <w:t>in othe</w:t>
        </w:r>
      </w:ins>
      <w:ins w:id="314" w:author="Han, Wang" w:date="2019-07-22T15:35:00Z">
        <w:r w:rsidR="007B5F2D">
          <w:rPr>
            <w:rFonts w:asciiTheme="majorHAnsi" w:hAnsiTheme="majorHAnsi"/>
            <w:sz w:val="20"/>
          </w:rPr>
          <w:t xml:space="preserve">r </w:t>
        </w:r>
      </w:ins>
      <w:del w:id="315" w:author="Han, Wang" w:date="2019-07-22T15:33:00Z">
        <w:r w:rsidDel="007B5F2D">
          <w:rPr>
            <w:rFonts w:asciiTheme="majorHAnsi" w:hAnsiTheme="majorHAnsi"/>
            <w:sz w:val="20"/>
          </w:rPr>
          <w:delText xml:space="preserve">the other </w:delText>
        </w:r>
      </w:del>
      <w:r>
        <w:rPr>
          <w:rFonts w:asciiTheme="majorHAnsi" w:hAnsiTheme="majorHAnsi"/>
          <w:sz w:val="20"/>
        </w:rPr>
        <w:t>size</w:t>
      </w:r>
      <w:ins w:id="316" w:author="Han, Wang" w:date="2019-07-22T15:35:00Z">
        <w:r w:rsidR="007B5F2D">
          <w:rPr>
            <w:rFonts w:asciiTheme="majorHAnsi" w:hAnsiTheme="majorHAnsi"/>
            <w:sz w:val="20"/>
          </w:rPr>
          <w:t xml:space="preserve"> buckets</w:t>
        </w:r>
      </w:ins>
      <w:del w:id="317" w:author="Han, Wang" w:date="2019-07-22T15:35:00Z">
        <w:r w:rsidDel="007B5F2D">
          <w:rPr>
            <w:rFonts w:asciiTheme="majorHAnsi" w:hAnsiTheme="majorHAnsi"/>
            <w:sz w:val="20"/>
          </w:rPr>
          <w:delText xml:space="preserve"> portfolios</w:delText>
        </w:r>
      </w:del>
      <w:r>
        <w:rPr>
          <w:rFonts w:asciiTheme="majorHAnsi" w:hAnsiTheme="majorHAnsi"/>
          <w:sz w:val="20"/>
        </w:rPr>
        <w:t xml:space="preserve">. </w:t>
      </w:r>
      <w:ins w:id="318" w:author="Han, Wang" w:date="2019-07-22T15:37:00Z">
        <w:r w:rsidR="007B5F2D">
          <w:rPr>
            <w:rFonts w:asciiTheme="majorHAnsi" w:hAnsiTheme="majorHAnsi"/>
            <w:sz w:val="20"/>
          </w:rPr>
          <w:t xml:space="preserve">We </w:t>
        </w:r>
      </w:ins>
      <w:ins w:id="319" w:author="Han, Wang" w:date="2019-07-22T15:38:00Z">
        <w:r w:rsidR="007B5F2D">
          <w:rPr>
            <w:rFonts w:asciiTheme="majorHAnsi" w:hAnsiTheme="majorHAnsi"/>
            <w:sz w:val="20"/>
          </w:rPr>
          <w:t xml:space="preserve">will observer </w:t>
        </w:r>
      </w:ins>
      <w:r>
        <w:rPr>
          <w:rFonts w:asciiTheme="majorHAnsi" w:hAnsiTheme="majorHAnsi"/>
          <w:sz w:val="20"/>
        </w:rPr>
        <w:t xml:space="preserve">That is to say, </w:t>
      </w:r>
      <w:del w:id="320" w:author="Han, Wang" w:date="2019-07-22T15:37:00Z">
        <w:r w:rsidDel="007B5F2D">
          <w:rPr>
            <w:rFonts w:asciiTheme="majorHAnsi" w:hAnsiTheme="majorHAnsi"/>
            <w:sz w:val="20"/>
          </w:rPr>
          <w:delText xml:space="preserve">different </w:delText>
        </w:r>
      </w:del>
      <w:r>
        <w:rPr>
          <w:rFonts w:asciiTheme="majorHAnsi" w:hAnsiTheme="majorHAnsi"/>
          <w:sz w:val="20"/>
        </w:rPr>
        <w:t>size</w:t>
      </w:r>
      <w:ins w:id="321" w:author="Han, Wang" w:date="2019-07-22T15:37:00Z">
        <w:r w:rsidR="007B5F2D">
          <w:rPr>
            <w:rFonts w:asciiTheme="majorHAnsi" w:hAnsiTheme="majorHAnsi"/>
            <w:sz w:val="20"/>
          </w:rPr>
          <w:t xml:space="preserve"> factor does not contribute </w:t>
        </w:r>
      </w:ins>
      <w:del w:id="322" w:author="Han, Wang" w:date="2019-07-22T15:37:00Z">
        <w:r w:rsidDel="007B5F2D">
          <w:rPr>
            <w:rFonts w:asciiTheme="majorHAnsi" w:hAnsiTheme="majorHAnsi"/>
            <w:sz w:val="20"/>
          </w:rPr>
          <w:delText xml:space="preserve"> portfolios</w:delText>
        </w:r>
      </w:del>
      <w:ins w:id="323" w:author="Han, Wang" w:date="2019-07-22T15:37:00Z">
        <w:r w:rsidR="007B5F2D">
          <w:rPr>
            <w:rFonts w:asciiTheme="majorHAnsi" w:hAnsiTheme="majorHAnsi"/>
            <w:sz w:val="20"/>
          </w:rPr>
          <w:t>homogeneously</w:t>
        </w:r>
      </w:ins>
      <w:ins w:id="324" w:author="Han, Wang" w:date="2019-07-22T15:38:00Z">
        <w:r w:rsidR="007B5F2D">
          <w:rPr>
            <w:rFonts w:asciiTheme="majorHAnsi" w:hAnsiTheme="majorHAnsi"/>
            <w:sz w:val="20"/>
          </w:rPr>
          <w:t xml:space="preserve"> to the significance</w:t>
        </w:r>
        <w:r w:rsidR="00B753B3">
          <w:rPr>
            <w:rFonts w:asciiTheme="majorHAnsi" w:hAnsiTheme="majorHAnsi"/>
            <w:sz w:val="20"/>
          </w:rPr>
          <w:t xml:space="preserve"> of other factors</w:t>
        </w:r>
      </w:ins>
      <w:ins w:id="325" w:author="Han, Wang" w:date="2019-07-22T15:39:00Z">
        <w:r w:rsidR="00B753B3">
          <w:rPr>
            <w:rFonts w:asciiTheme="majorHAnsi" w:hAnsiTheme="majorHAnsi"/>
            <w:sz w:val="20"/>
          </w:rPr>
          <w:t xml:space="preserve">. </w:t>
        </w:r>
      </w:ins>
      <w:del w:id="326" w:author="Han, Wang" w:date="2019-07-22T15:39:00Z">
        <w:r w:rsidDel="00B753B3">
          <w:rPr>
            <w:rFonts w:asciiTheme="majorHAnsi" w:hAnsiTheme="majorHAnsi"/>
            <w:sz w:val="20"/>
          </w:rPr>
          <w:delText xml:space="preserve"> may have movements contributed to different factors in the same period of time.</w:delText>
        </w:r>
      </w:del>
    </w:p>
    <w:p w14:paraId="00F0F96B" w14:textId="77777777" w:rsidR="008F29AE" w:rsidRDefault="008F29AE" w:rsidP="008A02FF">
      <w:pPr>
        <w:pStyle w:val="ListParagraph"/>
        <w:ind w:left="360"/>
        <w:jc w:val="both"/>
        <w:rPr>
          <w:rFonts w:asciiTheme="majorHAnsi" w:hAnsiTheme="majorHAnsi"/>
          <w:sz w:val="20"/>
        </w:rPr>
      </w:pPr>
    </w:p>
    <w:p w14:paraId="379D395D" w14:textId="77777777" w:rsidR="008F29AE" w:rsidRDefault="008F29AE" w:rsidP="00011E66">
      <w:pPr>
        <w:pStyle w:val="ListParagraph"/>
        <w:ind w:left="0"/>
        <w:jc w:val="both"/>
        <w:rPr>
          <w:rFonts w:asciiTheme="majorHAnsi" w:hAnsiTheme="majorHAnsi"/>
          <w:sz w:val="20"/>
        </w:rPr>
      </w:pPr>
      <w:r>
        <w:rPr>
          <w:rFonts w:asciiTheme="majorHAnsi" w:hAnsiTheme="majorHAnsi"/>
          <w:sz w:val="20"/>
        </w:rPr>
        <w:t>RMW, which measures the risk rewards on firm’s profitability, are more significant during the 2008 financial crisis for the low</w:t>
      </w:r>
      <w:ins w:id="327" w:author="Han, Wang" w:date="2019-07-22T15:40:00Z">
        <w:r w:rsidR="00B753B3">
          <w:rPr>
            <w:rFonts w:asciiTheme="majorHAnsi" w:hAnsiTheme="majorHAnsi"/>
            <w:sz w:val="20"/>
          </w:rPr>
          <w:t>-</w:t>
        </w:r>
      </w:ins>
      <w:del w:id="328" w:author="Han, Wang" w:date="2019-07-22T15:40:00Z">
        <w:r w:rsidDel="00B753B3">
          <w:rPr>
            <w:rFonts w:asciiTheme="majorHAnsi" w:hAnsiTheme="majorHAnsi"/>
            <w:sz w:val="20"/>
          </w:rPr>
          <w:delText xml:space="preserve"> </w:delText>
        </w:r>
      </w:del>
      <w:r>
        <w:rPr>
          <w:rFonts w:asciiTheme="majorHAnsi" w:hAnsiTheme="majorHAnsi"/>
          <w:sz w:val="20"/>
        </w:rPr>
        <w:t>size</w:t>
      </w:r>
      <w:ins w:id="329" w:author="Han, Wang" w:date="2019-07-22T15:40:00Z">
        <w:r w:rsidR="00B753B3">
          <w:rPr>
            <w:rFonts w:asciiTheme="majorHAnsi" w:hAnsiTheme="majorHAnsi"/>
            <w:sz w:val="20"/>
          </w:rPr>
          <w:t>d</w:t>
        </w:r>
      </w:ins>
      <w:r>
        <w:rPr>
          <w:rFonts w:asciiTheme="majorHAnsi" w:hAnsiTheme="majorHAnsi"/>
          <w:sz w:val="20"/>
        </w:rPr>
        <w:t xml:space="preserve"> </w:t>
      </w:r>
      <w:ins w:id="330" w:author="Han, Wang" w:date="2019-07-22T15:40:00Z">
        <w:r w:rsidR="00B753B3">
          <w:rPr>
            <w:rFonts w:asciiTheme="majorHAnsi" w:hAnsiTheme="majorHAnsi"/>
            <w:sz w:val="20"/>
          </w:rPr>
          <w:t>stocks</w:t>
        </w:r>
      </w:ins>
      <w:del w:id="331" w:author="Han, Wang" w:date="2019-07-22T15:40:00Z">
        <w:r w:rsidDel="00B753B3">
          <w:rPr>
            <w:rFonts w:asciiTheme="majorHAnsi" w:hAnsiTheme="majorHAnsi"/>
            <w:sz w:val="20"/>
          </w:rPr>
          <w:delText>companies</w:delText>
        </w:r>
      </w:del>
      <w:ins w:id="332" w:author="Han, Wang" w:date="2019-07-22T15:41:00Z">
        <w:r w:rsidR="00B753B3">
          <w:rPr>
            <w:rFonts w:asciiTheme="majorHAnsi" w:hAnsiTheme="majorHAnsi"/>
            <w:sz w:val="20"/>
          </w:rPr>
          <w:t>.</w:t>
        </w:r>
      </w:ins>
      <w:del w:id="333" w:author="Han, Wang" w:date="2019-07-22T15:41:00Z">
        <w:r w:rsidDel="00B753B3">
          <w:rPr>
            <w:rFonts w:asciiTheme="majorHAnsi" w:hAnsiTheme="majorHAnsi"/>
            <w:sz w:val="20"/>
          </w:rPr>
          <w:delText>,</w:delText>
        </w:r>
      </w:del>
      <w:r>
        <w:rPr>
          <w:rFonts w:asciiTheme="majorHAnsi" w:hAnsiTheme="majorHAnsi"/>
          <w:sz w:val="20"/>
        </w:rPr>
        <w:t xml:space="preserve"> </w:t>
      </w:r>
      <w:del w:id="334" w:author="Han, Wang" w:date="2019-07-22T15:40:00Z">
        <w:r w:rsidDel="00B753B3">
          <w:rPr>
            <w:rFonts w:asciiTheme="majorHAnsi" w:hAnsiTheme="majorHAnsi"/>
            <w:sz w:val="20"/>
          </w:rPr>
          <w:delText>which means</w:delText>
        </w:r>
      </w:del>
      <w:ins w:id="335" w:author="Han, Wang" w:date="2019-07-22T15:41:00Z">
        <w:r w:rsidR="00B753B3">
          <w:rPr>
            <w:rFonts w:asciiTheme="majorHAnsi" w:hAnsiTheme="majorHAnsi"/>
            <w:sz w:val="20"/>
          </w:rPr>
          <w:t>O</w:t>
        </w:r>
      </w:ins>
      <w:ins w:id="336" w:author="Han, Wang" w:date="2019-07-22T15:40:00Z">
        <w:r w:rsidR="00B753B3">
          <w:rPr>
            <w:rFonts w:asciiTheme="majorHAnsi" w:hAnsiTheme="majorHAnsi"/>
            <w:sz w:val="20"/>
          </w:rPr>
          <w:t>ne possible explan</w:t>
        </w:r>
      </w:ins>
      <w:ins w:id="337" w:author="Han, Wang" w:date="2019-07-22T15:41:00Z">
        <w:r w:rsidR="00B753B3">
          <w:rPr>
            <w:rFonts w:asciiTheme="majorHAnsi" w:hAnsiTheme="majorHAnsi"/>
            <w:sz w:val="20"/>
          </w:rPr>
          <w:t>ation, if the observation we have is not due to randomness, is</w:t>
        </w:r>
      </w:ins>
      <w:r>
        <w:rPr>
          <w:rFonts w:asciiTheme="majorHAnsi" w:hAnsiTheme="majorHAnsi"/>
          <w:sz w:val="20"/>
        </w:rPr>
        <w:t xml:space="preserve"> that during </w:t>
      </w:r>
      <w:ins w:id="338" w:author="Han, Wang" w:date="2019-07-22T15:42:00Z">
        <w:r w:rsidR="00B753B3">
          <w:rPr>
            <w:rFonts w:asciiTheme="majorHAnsi" w:hAnsiTheme="majorHAnsi"/>
            <w:sz w:val="20"/>
          </w:rPr>
          <w:t>crisis</w:t>
        </w:r>
      </w:ins>
      <w:del w:id="339" w:author="Han, Wang" w:date="2019-07-22T15:42:00Z">
        <w:r w:rsidDel="00B753B3">
          <w:rPr>
            <w:rFonts w:asciiTheme="majorHAnsi" w:hAnsiTheme="majorHAnsi"/>
            <w:sz w:val="20"/>
          </w:rPr>
          <w:delText>that</w:delText>
        </w:r>
      </w:del>
      <w:r>
        <w:rPr>
          <w:rFonts w:asciiTheme="majorHAnsi" w:hAnsiTheme="majorHAnsi"/>
          <w:sz w:val="20"/>
        </w:rPr>
        <w:t xml:space="preserve"> time, the robustness of </w:t>
      </w:r>
      <w:ins w:id="340" w:author="Han, Wang" w:date="2019-07-22T15:42:00Z">
        <w:r w:rsidR="00B753B3">
          <w:rPr>
            <w:rFonts w:asciiTheme="majorHAnsi" w:hAnsiTheme="majorHAnsi"/>
            <w:sz w:val="20"/>
          </w:rPr>
          <w:t xml:space="preserve">financial conditions </w:t>
        </w:r>
      </w:ins>
      <w:ins w:id="341" w:author="Han, Wang" w:date="2019-07-22T15:43:00Z">
        <w:r w:rsidR="00B753B3">
          <w:rPr>
            <w:rFonts w:asciiTheme="majorHAnsi" w:hAnsiTheme="majorHAnsi"/>
            <w:sz w:val="20"/>
          </w:rPr>
          <w:t>for</w:t>
        </w:r>
      </w:ins>
      <w:del w:id="342" w:author="Han, Wang" w:date="2019-07-22T15:43:00Z">
        <w:r w:rsidDel="00B753B3">
          <w:rPr>
            <w:rFonts w:asciiTheme="majorHAnsi" w:hAnsiTheme="majorHAnsi"/>
            <w:sz w:val="20"/>
          </w:rPr>
          <w:delText>a</w:delText>
        </w:r>
      </w:del>
      <w:r>
        <w:rPr>
          <w:rFonts w:asciiTheme="majorHAnsi" w:hAnsiTheme="majorHAnsi"/>
          <w:sz w:val="20"/>
        </w:rPr>
        <w:t xml:space="preserve"> small</w:t>
      </w:r>
      <w:ins w:id="343" w:author="Han, Wang" w:date="2019-07-22T15:43:00Z">
        <w:r w:rsidR="00B753B3">
          <w:rPr>
            <w:rFonts w:asciiTheme="majorHAnsi" w:hAnsiTheme="majorHAnsi"/>
            <w:sz w:val="20"/>
          </w:rPr>
          <w:t>er</w:t>
        </w:r>
      </w:ins>
      <w:r>
        <w:rPr>
          <w:rFonts w:asciiTheme="majorHAnsi" w:hAnsiTheme="majorHAnsi"/>
          <w:sz w:val="20"/>
        </w:rPr>
        <w:t xml:space="preserve"> </w:t>
      </w:r>
      <w:ins w:id="344" w:author="Han, Wang" w:date="2019-07-22T15:43:00Z">
        <w:r w:rsidR="00B753B3">
          <w:rPr>
            <w:rFonts w:asciiTheme="majorHAnsi" w:hAnsiTheme="majorHAnsi"/>
            <w:sz w:val="20"/>
          </w:rPr>
          <w:t xml:space="preserve">companies </w:t>
        </w:r>
      </w:ins>
      <w:del w:id="345" w:author="Han, Wang" w:date="2019-07-22T15:43:00Z">
        <w:r w:rsidDel="00B753B3">
          <w:rPr>
            <w:rFonts w:asciiTheme="majorHAnsi" w:hAnsiTheme="majorHAnsi"/>
            <w:sz w:val="20"/>
          </w:rPr>
          <w:delText xml:space="preserve">company’s profitability is an </w:delText>
        </w:r>
      </w:del>
      <w:ins w:id="346" w:author="Han, Wang" w:date="2019-07-22T15:44:00Z">
        <w:r w:rsidR="00B753B3">
          <w:rPr>
            <w:rFonts w:asciiTheme="majorHAnsi" w:hAnsiTheme="majorHAnsi"/>
            <w:sz w:val="20"/>
          </w:rPr>
          <w:t>weighs more than the factor usually is</w:t>
        </w:r>
      </w:ins>
      <w:ins w:id="347" w:author="Han, Wang" w:date="2019-07-22T15:45:00Z">
        <w:r w:rsidR="00B753B3">
          <w:rPr>
            <w:rFonts w:asciiTheme="majorHAnsi" w:hAnsiTheme="majorHAnsi"/>
            <w:sz w:val="20"/>
          </w:rPr>
          <w:t xml:space="preserve"> in normal market conditions.</w:t>
        </w:r>
      </w:ins>
      <w:ins w:id="348" w:author="Han, Wang" w:date="2019-07-22T15:44:00Z">
        <w:r w:rsidR="00B753B3">
          <w:rPr>
            <w:rFonts w:asciiTheme="majorHAnsi" w:hAnsiTheme="majorHAnsi"/>
            <w:sz w:val="20"/>
          </w:rPr>
          <w:t xml:space="preserve"> </w:t>
        </w:r>
      </w:ins>
      <w:del w:id="349" w:author="Han, Wang" w:date="2019-07-22T15:44:00Z">
        <w:r w:rsidDel="00B753B3">
          <w:rPr>
            <w:rFonts w:asciiTheme="majorHAnsi" w:hAnsiTheme="majorHAnsi"/>
            <w:sz w:val="20"/>
          </w:rPr>
          <w:delText>important factor for the company’s stock performance.</w:delText>
        </w:r>
      </w:del>
    </w:p>
    <w:p w14:paraId="25AE872B" w14:textId="77777777" w:rsidR="006D5D8F" w:rsidRDefault="006D5D8F" w:rsidP="008A02FF">
      <w:pPr>
        <w:pStyle w:val="ListParagraph"/>
        <w:ind w:left="360"/>
        <w:jc w:val="both"/>
        <w:rPr>
          <w:rFonts w:asciiTheme="majorHAnsi" w:hAnsiTheme="majorHAnsi"/>
          <w:sz w:val="20"/>
        </w:rPr>
      </w:pPr>
    </w:p>
    <w:p w14:paraId="33844E85" w14:textId="77777777" w:rsidR="007D2242" w:rsidRPr="007D2242" w:rsidRDefault="00DA7217" w:rsidP="007D2242">
      <w:pPr>
        <w:pStyle w:val="ListParagraph"/>
        <w:numPr>
          <w:ilvl w:val="0"/>
          <w:numId w:val="2"/>
        </w:numPr>
        <w:jc w:val="both"/>
        <w:rPr>
          <w:rFonts w:asciiTheme="majorHAnsi" w:hAnsiTheme="majorHAnsi"/>
          <w:b/>
          <w:i/>
          <w:noProof/>
          <w:lang w:eastAsia="en-US"/>
        </w:rPr>
      </w:pPr>
      <w:r>
        <w:rPr>
          <w:rFonts w:asciiTheme="majorHAnsi" w:hAnsiTheme="majorHAnsi"/>
          <w:b/>
          <w:i/>
          <w:noProof/>
          <w:lang w:eastAsia="en-US"/>
        </w:rPr>
        <w:t>Correlation between f</w:t>
      </w:r>
      <w:r w:rsidR="007D2242" w:rsidRPr="007D2242">
        <w:rPr>
          <w:rFonts w:asciiTheme="majorHAnsi" w:hAnsiTheme="majorHAnsi"/>
          <w:b/>
          <w:i/>
          <w:noProof/>
          <w:lang w:eastAsia="en-US"/>
        </w:rPr>
        <w:t>actors</w:t>
      </w:r>
    </w:p>
    <w:p w14:paraId="75C50C3F" w14:textId="77777777" w:rsidR="007D2242" w:rsidRDefault="007D2242" w:rsidP="00011E66">
      <w:pPr>
        <w:pStyle w:val="ListParagraph"/>
        <w:ind w:left="0"/>
        <w:jc w:val="both"/>
        <w:rPr>
          <w:rFonts w:asciiTheme="majorHAnsi" w:hAnsiTheme="majorHAnsi"/>
          <w:sz w:val="20"/>
        </w:rPr>
      </w:pPr>
    </w:p>
    <w:p w14:paraId="2373B51D" w14:textId="77777777" w:rsidR="006D5D8F" w:rsidRDefault="008F29AE" w:rsidP="00011E66">
      <w:pPr>
        <w:pStyle w:val="ListParagraph"/>
        <w:ind w:left="0"/>
        <w:jc w:val="both"/>
        <w:rPr>
          <w:rFonts w:asciiTheme="majorHAnsi" w:hAnsiTheme="majorHAnsi"/>
          <w:sz w:val="20"/>
        </w:rPr>
      </w:pPr>
      <w:r>
        <w:rPr>
          <w:rFonts w:asciiTheme="majorHAnsi" w:hAnsiTheme="majorHAnsi"/>
          <w:sz w:val="20"/>
        </w:rPr>
        <w:t xml:space="preserve">Although </w:t>
      </w:r>
      <w:ins w:id="350" w:author="Han, Wang" w:date="2019-07-22T15:47:00Z">
        <w:r w:rsidR="00B753B3">
          <w:rPr>
            <w:rFonts w:asciiTheme="majorHAnsi" w:hAnsiTheme="majorHAnsi"/>
            <w:sz w:val="20"/>
          </w:rPr>
          <w:t xml:space="preserve">not all </w:t>
        </w:r>
      </w:ins>
      <w:del w:id="351" w:author="Han, Wang" w:date="2019-07-22T15:47:00Z">
        <w:r w:rsidDel="00B753B3">
          <w:rPr>
            <w:rFonts w:asciiTheme="majorHAnsi" w:hAnsiTheme="majorHAnsi"/>
            <w:sz w:val="20"/>
          </w:rPr>
          <w:delText>th</w:delText>
        </w:r>
      </w:del>
      <w:ins w:id="352" w:author="Han, Wang" w:date="2019-07-22T15:47:00Z">
        <w:r w:rsidR="00B753B3">
          <w:rPr>
            <w:rFonts w:asciiTheme="majorHAnsi" w:hAnsiTheme="majorHAnsi"/>
            <w:sz w:val="20"/>
          </w:rPr>
          <w:t>th</w:t>
        </w:r>
      </w:ins>
      <w:r>
        <w:rPr>
          <w:rFonts w:asciiTheme="majorHAnsi" w:hAnsiTheme="majorHAnsi"/>
          <w:sz w:val="20"/>
        </w:rPr>
        <w:t xml:space="preserve">e five factors are </w:t>
      </w:r>
      <w:del w:id="353" w:author="Han, Wang" w:date="2019-07-22T15:47:00Z">
        <w:r w:rsidDel="00B753B3">
          <w:rPr>
            <w:rFonts w:asciiTheme="majorHAnsi" w:hAnsiTheme="majorHAnsi"/>
            <w:sz w:val="20"/>
          </w:rPr>
          <w:delText>not alw</w:delText>
        </w:r>
        <w:r w:rsidR="003C189A" w:rsidDel="00B753B3">
          <w:rPr>
            <w:rFonts w:asciiTheme="majorHAnsi" w:hAnsiTheme="majorHAnsi"/>
            <w:sz w:val="20"/>
          </w:rPr>
          <w:delText xml:space="preserve">ays </w:delText>
        </w:r>
      </w:del>
      <w:r w:rsidR="003C189A">
        <w:rPr>
          <w:rFonts w:asciiTheme="majorHAnsi" w:hAnsiTheme="majorHAnsi"/>
          <w:sz w:val="20"/>
        </w:rPr>
        <w:t>significant</w:t>
      </w:r>
      <w:ins w:id="354" w:author="Han, Wang" w:date="2019-07-22T15:47:00Z">
        <w:r w:rsidR="00B753B3">
          <w:rPr>
            <w:rFonts w:asciiTheme="majorHAnsi" w:hAnsiTheme="majorHAnsi"/>
            <w:sz w:val="20"/>
          </w:rPr>
          <w:t xml:space="preserve"> across time</w:t>
        </w:r>
      </w:ins>
      <w:r w:rsidR="003C189A">
        <w:rPr>
          <w:rFonts w:asciiTheme="majorHAnsi" w:hAnsiTheme="majorHAnsi"/>
          <w:sz w:val="20"/>
        </w:rPr>
        <w:t>, it is very likely that the insignificant factor was well represented by other significant factors, considering the high correlations among the five factors by nature.</w:t>
      </w:r>
      <w:r w:rsidR="00BE7D60">
        <w:rPr>
          <w:rFonts w:asciiTheme="majorHAnsi" w:hAnsiTheme="majorHAnsi"/>
          <w:sz w:val="20"/>
        </w:rPr>
        <w:t xml:space="preserve"> Thus, we then</w:t>
      </w:r>
      <w:r w:rsidR="003C189A">
        <w:rPr>
          <w:rFonts w:asciiTheme="majorHAnsi" w:hAnsiTheme="majorHAnsi"/>
          <w:sz w:val="20"/>
        </w:rPr>
        <w:t xml:space="preserve"> looked at the </w:t>
      </w:r>
      <w:del w:id="355" w:author="Han, Wang" w:date="2019-07-22T16:19:00Z">
        <w:r w:rsidR="003C189A" w:rsidDel="00107F9C">
          <w:rPr>
            <w:rFonts w:asciiTheme="majorHAnsi" w:hAnsiTheme="majorHAnsi"/>
            <w:sz w:val="20"/>
          </w:rPr>
          <w:delText xml:space="preserve">correlation </w:delText>
        </w:r>
      </w:del>
      <w:ins w:id="356" w:author="Han, Wang" w:date="2019-07-22T16:19:00Z">
        <w:r w:rsidR="00107F9C">
          <w:rPr>
            <w:rFonts w:asciiTheme="majorHAnsi" w:hAnsiTheme="majorHAnsi"/>
            <w:sz w:val="20"/>
          </w:rPr>
          <w:t>linear relationships</w:t>
        </w:r>
        <w:r w:rsidR="00107F9C">
          <w:rPr>
            <w:rFonts w:asciiTheme="majorHAnsi" w:hAnsiTheme="majorHAnsi"/>
            <w:sz w:val="20"/>
          </w:rPr>
          <w:t xml:space="preserve"> </w:t>
        </w:r>
      </w:ins>
      <w:r w:rsidR="003C189A">
        <w:rPr>
          <w:rFonts w:asciiTheme="majorHAnsi" w:hAnsiTheme="majorHAnsi"/>
          <w:sz w:val="20"/>
        </w:rPr>
        <w:t xml:space="preserve">among the five factors by firstly doing OLS regression </w:t>
      </w:r>
      <w:del w:id="357" w:author="Han, Wang" w:date="2019-07-22T16:24:00Z">
        <w:r w:rsidR="003C189A" w:rsidDel="009E22AB">
          <w:rPr>
            <w:rFonts w:asciiTheme="majorHAnsi" w:hAnsiTheme="majorHAnsi"/>
            <w:sz w:val="20"/>
          </w:rPr>
          <w:delText xml:space="preserve">of </w:delText>
        </w:r>
      </w:del>
      <w:ins w:id="358" w:author="Han, Wang" w:date="2019-07-22T16:24:00Z">
        <w:r w:rsidR="009E22AB">
          <w:rPr>
            <w:rFonts w:asciiTheme="majorHAnsi" w:hAnsiTheme="majorHAnsi"/>
            <w:sz w:val="20"/>
          </w:rPr>
          <w:t>for</w:t>
        </w:r>
        <w:r w:rsidR="009E22AB">
          <w:rPr>
            <w:rFonts w:asciiTheme="majorHAnsi" w:hAnsiTheme="majorHAnsi"/>
            <w:sz w:val="20"/>
          </w:rPr>
          <w:t xml:space="preserve"> </w:t>
        </w:r>
      </w:ins>
      <w:r w:rsidR="003C189A">
        <w:rPr>
          <w:rFonts w:asciiTheme="majorHAnsi" w:hAnsiTheme="majorHAnsi"/>
          <w:sz w:val="20"/>
        </w:rPr>
        <w:t>each factor on the rest four</w:t>
      </w:r>
      <w:r w:rsidR="00BE7D60">
        <w:rPr>
          <w:rFonts w:asciiTheme="majorHAnsi" w:hAnsiTheme="majorHAnsi"/>
          <w:sz w:val="20"/>
        </w:rPr>
        <w:t xml:space="preserve"> through the whole</w:t>
      </w:r>
      <w:ins w:id="359" w:author="Han, Wang" w:date="2019-07-22T16:19:00Z">
        <w:r w:rsidR="00107F9C">
          <w:rPr>
            <w:rFonts w:asciiTheme="majorHAnsi" w:hAnsiTheme="majorHAnsi"/>
            <w:sz w:val="20"/>
          </w:rPr>
          <w:t xml:space="preserve"> </w:t>
        </w:r>
      </w:ins>
      <w:del w:id="360" w:author="Han, Wang" w:date="2019-07-22T16:19:00Z">
        <w:r w:rsidR="00BE7D60" w:rsidDel="00107F9C">
          <w:rPr>
            <w:rFonts w:asciiTheme="majorHAnsi" w:hAnsiTheme="majorHAnsi"/>
            <w:sz w:val="20"/>
          </w:rPr>
          <w:delText xml:space="preserve"> </w:delText>
        </w:r>
      </w:del>
      <w:r w:rsidR="00BE7D60">
        <w:rPr>
          <w:rFonts w:asciiTheme="majorHAnsi" w:hAnsiTheme="majorHAnsi"/>
          <w:sz w:val="20"/>
        </w:rPr>
        <w:t>time horizon. A</w:t>
      </w:r>
      <w:r w:rsidR="003C189A">
        <w:rPr>
          <w:rFonts w:asciiTheme="majorHAnsi" w:hAnsiTheme="majorHAnsi"/>
          <w:sz w:val="20"/>
        </w:rPr>
        <w:t>nd</w:t>
      </w:r>
      <w:r w:rsidR="00BE7D60">
        <w:rPr>
          <w:rFonts w:asciiTheme="majorHAnsi" w:hAnsiTheme="majorHAnsi"/>
          <w:sz w:val="20"/>
        </w:rPr>
        <w:t xml:space="preserve"> in order to further explore </w:t>
      </w:r>
      <w:del w:id="361" w:author="Han, Wang" w:date="2019-07-22T15:49:00Z">
        <w:r w:rsidR="00BE7D60" w:rsidDel="00574848">
          <w:rPr>
            <w:rFonts w:asciiTheme="majorHAnsi" w:hAnsiTheme="majorHAnsi"/>
            <w:sz w:val="20"/>
          </w:rPr>
          <w:delText xml:space="preserve">whether </w:delText>
        </w:r>
      </w:del>
      <w:r w:rsidR="00BE7D60">
        <w:rPr>
          <w:rFonts w:asciiTheme="majorHAnsi" w:hAnsiTheme="majorHAnsi"/>
          <w:sz w:val="20"/>
        </w:rPr>
        <w:t xml:space="preserve">the </w:t>
      </w:r>
      <w:ins w:id="362" w:author="Han, Wang" w:date="2019-07-22T15:49:00Z">
        <w:r w:rsidR="00574848">
          <w:rPr>
            <w:rFonts w:asciiTheme="majorHAnsi" w:hAnsiTheme="majorHAnsi"/>
            <w:sz w:val="20"/>
          </w:rPr>
          <w:lastRenderedPageBreak/>
          <w:t xml:space="preserve">dynamics of the </w:t>
        </w:r>
      </w:ins>
      <w:r w:rsidR="00BE7D60">
        <w:rPr>
          <w:rFonts w:asciiTheme="majorHAnsi" w:hAnsiTheme="majorHAnsi"/>
          <w:sz w:val="20"/>
        </w:rPr>
        <w:t>correlation pattern</w:t>
      </w:r>
      <w:del w:id="363" w:author="Han, Wang" w:date="2019-07-22T15:49:00Z">
        <w:r w:rsidR="00BE7D60" w:rsidDel="00574848">
          <w:rPr>
            <w:rFonts w:asciiTheme="majorHAnsi" w:hAnsiTheme="majorHAnsi"/>
            <w:sz w:val="20"/>
          </w:rPr>
          <w:delText>s are different under different scenarios</w:delText>
        </w:r>
      </w:del>
      <w:r w:rsidR="00BE7D60">
        <w:rPr>
          <w:rFonts w:asciiTheme="majorHAnsi" w:hAnsiTheme="majorHAnsi"/>
          <w:sz w:val="20"/>
        </w:rPr>
        <w:t>, we then did</w:t>
      </w:r>
      <w:r w:rsidR="003C189A">
        <w:rPr>
          <w:rFonts w:asciiTheme="majorHAnsi" w:hAnsiTheme="majorHAnsi"/>
          <w:sz w:val="20"/>
        </w:rPr>
        <w:t xml:space="preserve"> similar </w:t>
      </w:r>
      <w:del w:id="364" w:author="Han, Wang" w:date="2019-07-22T15:50:00Z">
        <w:r w:rsidR="003C189A" w:rsidDel="00574848">
          <w:rPr>
            <w:rFonts w:asciiTheme="majorHAnsi" w:hAnsiTheme="majorHAnsi"/>
            <w:sz w:val="20"/>
          </w:rPr>
          <w:delText xml:space="preserve">regressions </w:delText>
        </w:r>
      </w:del>
      <w:ins w:id="365" w:author="Han, Wang" w:date="2019-07-22T15:50:00Z">
        <w:r w:rsidR="00574848">
          <w:rPr>
            <w:rFonts w:asciiTheme="majorHAnsi" w:hAnsiTheme="majorHAnsi"/>
            <w:sz w:val="20"/>
          </w:rPr>
          <w:t>experiments</w:t>
        </w:r>
        <w:r w:rsidR="00574848">
          <w:rPr>
            <w:rFonts w:asciiTheme="majorHAnsi" w:hAnsiTheme="majorHAnsi"/>
            <w:sz w:val="20"/>
          </w:rPr>
          <w:t xml:space="preserve"> </w:t>
        </w:r>
      </w:ins>
      <w:ins w:id="366" w:author="Han, Wang" w:date="2019-07-22T15:51:00Z">
        <w:r w:rsidR="00574848">
          <w:rPr>
            <w:rFonts w:asciiTheme="majorHAnsi" w:hAnsiTheme="majorHAnsi"/>
            <w:sz w:val="20"/>
          </w:rPr>
          <w:t xml:space="preserve">by splitting the </w:t>
        </w:r>
      </w:ins>
      <w:del w:id="367" w:author="Han, Wang" w:date="2019-07-22T15:51:00Z">
        <w:r w:rsidR="003C189A" w:rsidDel="00574848">
          <w:rPr>
            <w:rFonts w:asciiTheme="majorHAnsi" w:hAnsiTheme="majorHAnsi"/>
            <w:sz w:val="20"/>
          </w:rPr>
          <w:delText xml:space="preserve">but </w:delText>
        </w:r>
        <w:r w:rsidR="00BE7D60" w:rsidDel="00574848">
          <w:rPr>
            <w:rFonts w:asciiTheme="majorHAnsi" w:hAnsiTheme="majorHAnsi"/>
            <w:sz w:val="20"/>
          </w:rPr>
          <w:delText xml:space="preserve">segment the </w:delText>
        </w:r>
      </w:del>
      <w:r w:rsidR="00BE7D60">
        <w:rPr>
          <w:rFonts w:asciiTheme="majorHAnsi" w:hAnsiTheme="majorHAnsi"/>
          <w:sz w:val="20"/>
        </w:rPr>
        <w:t xml:space="preserve">history </w:t>
      </w:r>
      <w:del w:id="368" w:author="Han, Wang" w:date="2019-07-22T15:51:00Z">
        <w:r w:rsidR="00BE7D60" w:rsidDel="00574848">
          <w:rPr>
            <w:rFonts w:asciiTheme="majorHAnsi" w:hAnsiTheme="majorHAnsi"/>
            <w:sz w:val="20"/>
          </w:rPr>
          <w:delText xml:space="preserve">by </w:delText>
        </w:r>
      </w:del>
      <w:ins w:id="369" w:author="Han, Wang" w:date="2019-07-22T15:51:00Z">
        <w:r w:rsidR="00574848">
          <w:rPr>
            <w:rFonts w:asciiTheme="majorHAnsi" w:hAnsiTheme="majorHAnsi"/>
            <w:sz w:val="20"/>
          </w:rPr>
          <w:t>into</w:t>
        </w:r>
        <w:r w:rsidR="00574848">
          <w:rPr>
            <w:rFonts w:asciiTheme="majorHAnsi" w:hAnsiTheme="majorHAnsi"/>
            <w:sz w:val="20"/>
          </w:rPr>
          <w:t xml:space="preserve"> </w:t>
        </w:r>
        <w:r w:rsidR="00574848">
          <w:rPr>
            <w:rFonts w:asciiTheme="majorHAnsi" w:hAnsiTheme="majorHAnsi"/>
            <w:sz w:val="20"/>
          </w:rPr>
          <w:t xml:space="preserve">positive/negative </w:t>
        </w:r>
      </w:ins>
      <w:r w:rsidR="00BE7D60">
        <w:rPr>
          <w:rFonts w:asciiTheme="majorHAnsi" w:hAnsiTheme="majorHAnsi"/>
          <w:sz w:val="20"/>
        </w:rPr>
        <w:t xml:space="preserve">months </w:t>
      </w:r>
      <w:del w:id="370" w:author="Han, Wang" w:date="2019-07-22T15:52:00Z">
        <w:r w:rsidR="00BE7D60" w:rsidDel="00574848">
          <w:rPr>
            <w:rFonts w:asciiTheme="majorHAnsi" w:hAnsiTheme="majorHAnsi"/>
            <w:sz w:val="20"/>
          </w:rPr>
          <w:delText>when S&amp;P 500</w:delText>
        </w:r>
        <w:r w:rsidR="00343948" w:rsidDel="00574848">
          <w:rPr>
            <w:rFonts w:asciiTheme="majorHAnsi" w:hAnsiTheme="majorHAnsi"/>
            <w:sz w:val="20"/>
          </w:rPr>
          <w:delText xml:space="preserve"> or the target size portfolio</w:delText>
        </w:r>
        <w:r w:rsidR="00BE7D60" w:rsidDel="00574848">
          <w:rPr>
            <w:rFonts w:asciiTheme="majorHAnsi" w:hAnsiTheme="majorHAnsi"/>
            <w:sz w:val="20"/>
          </w:rPr>
          <w:delText xml:space="preserve"> had positive monthly returns and negative monthly returns, </w:delText>
        </w:r>
      </w:del>
      <w:r w:rsidR="00BE7D60">
        <w:rPr>
          <w:rFonts w:asciiTheme="majorHAnsi" w:hAnsiTheme="majorHAnsi"/>
          <w:sz w:val="20"/>
        </w:rPr>
        <w:t>and by bull and bear markets</w:t>
      </w:r>
      <w:ins w:id="371" w:author="Han, Wang" w:date="2019-07-22T15:52:00Z">
        <w:r w:rsidR="00574848">
          <w:rPr>
            <w:rFonts w:asciiTheme="majorHAnsi" w:hAnsiTheme="majorHAnsi"/>
            <w:sz w:val="20"/>
          </w:rPr>
          <w:t xml:space="preserve"> we defined manually</w:t>
        </w:r>
      </w:ins>
      <w:ins w:id="372" w:author="Han, Wang" w:date="2019-07-22T16:25:00Z">
        <w:r w:rsidR="009E22AB">
          <w:rPr>
            <w:rFonts w:asciiTheme="majorHAnsi" w:hAnsiTheme="majorHAnsi"/>
            <w:sz w:val="20"/>
          </w:rPr>
          <w:t xml:space="preserve"> in the pre</w:t>
        </w:r>
      </w:ins>
      <w:ins w:id="373" w:author="Han, Wang" w:date="2019-07-22T16:26:00Z">
        <w:r w:rsidR="009E22AB">
          <w:rPr>
            <w:rFonts w:asciiTheme="majorHAnsi" w:hAnsiTheme="majorHAnsi"/>
            <w:sz w:val="20"/>
          </w:rPr>
          <w:t>vious section</w:t>
        </w:r>
      </w:ins>
      <w:r w:rsidR="00BE7D60">
        <w:rPr>
          <w:rFonts w:asciiTheme="majorHAnsi" w:hAnsiTheme="majorHAnsi"/>
          <w:sz w:val="20"/>
        </w:rPr>
        <w:t>.</w:t>
      </w:r>
      <w:r w:rsidR="007D2242">
        <w:rPr>
          <w:rFonts w:asciiTheme="majorHAnsi" w:hAnsiTheme="majorHAnsi"/>
          <w:sz w:val="20"/>
        </w:rPr>
        <w:t xml:space="preserve"> Finally, we</w:t>
      </w:r>
      <w:ins w:id="374" w:author="Han, Wang" w:date="2019-07-22T16:26:00Z">
        <w:r w:rsidR="009E22AB">
          <w:rPr>
            <w:rFonts w:asciiTheme="majorHAnsi" w:hAnsiTheme="majorHAnsi"/>
            <w:sz w:val="20"/>
          </w:rPr>
          <w:t xml:space="preserve"> </w:t>
        </w:r>
      </w:ins>
      <w:del w:id="375" w:author="Han, Wang" w:date="2019-07-22T16:26:00Z">
        <w:r w:rsidR="007D2242" w:rsidDel="009E22AB">
          <w:rPr>
            <w:rFonts w:asciiTheme="majorHAnsi" w:hAnsiTheme="majorHAnsi"/>
            <w:sz w:val="20"/>
          </w:rPr>
          <w:delText xml:space="preserve"> also</w:delText>
        </w:r>
      </w:del>
      <w:r w:rsidR="007D2242">
        <w:rPr>
          <w:rFonts w:asciiTheme="majorHAnsi" w:hAnsiTheme="majorHAnsi"/>
          <w:sz w:val="20"/>
        </w:rPr>
        <w:t xml:space="preserve"> examine the Pearson correlation between factors on a rolling window basis.</w:t>
      </w:r>
    </w:p>
    <w:p w14:paraId="28F7E67D" w14:textId="77777777" w:rsidR="00BE7D60" w:rsidRDefault="00BE7D60" w:rsidP="008A02FF">
      <w:pPr>
        <w:pStyle w:val="ListParagraph"/>
        <w:ind w:left="360"/>
        <w:jc w:val="both"/>
        <w:rPr>
          <w:rFonts w:asciiTheme="majorHAnsi" w:hAnsiTheme="majorHAnsi"/>
          <w:sz w:val="20"/>
        </w:rPr>
      </w:pPr>
    </w:p>
    <w:p w14:paraId="495211CA" w14:textId="77777777" w:rsidR="00002F85" w:rsidRPr="0009782E" w:rsidRDefault="00BE7D60" w:rsidP="00BE7D60">
      <w:pPr>
        <w:pStyle w:val="ListParagraph"/>
        <w:numPr>
          <w:ilvl w:val="1"/>
          <w:numId w:val="2"/>
        </w:numPr>
        <w:ind w:left="720"/>
        <w:jc w:val="both"/>
        <w:rPr>
          <w:rFonts w:asciiTheme="majorHAnsi" w:hAnsiTheme="majorHAnsi"/>
          <w:i/>
          <w:sz w:val="20"/>
        </w:rPr>
      </w:pPr>
      <w:r w:rsidRPr="0009782E">
        <w:rPr>
          <w:rFonts w:asciiTheme="majorHAnsi" w:hAnsiTheme="majorHAnsi"/>
          <w:i/>
          <w:sz w:val="20"/>
        </w:rPr>
        <w:t>Regression on the whole time horizon</w:t>
      </w:r>
    </w:p>
    <w:p w14:paraId="6C815E0D" w14:textId="77777777" w:rsidR="007D2242" w:rsidRPr="007D2242" w:rsidRDefault="007D2242" w:rsidP="007D2242">
      <w:pPr>
        <w:jc w:val="both"/>
        <w:rPr>
          <w:rFonts w:asciiTheme="majorHAnsi" w:hAnsiTheme="majorHAnsi"/>
          <w:sz w:val="20"/>
        </w:rPr>
      </w:pPr>
      <w:r>
        <w:rPr>
          <w:rFonts w:asciiTheme="majorHAnsi" w:hAnsiTheme="majorHAnsi"/>
          <w:sz w:val="20"/>
        </w:rPr>
        <w:t xml:space="preserve">As shown in Figure n below, </w:t>
      </w:r>
      <w:r w:rsidR="00BD08B4">
        <w:rPr>
          <w:rFonts w:asciiTheme="majorHAnsi" w:hAnsiTheme="majorHAnsi"/>
          <w:sz w:val="20"/>
        </w:rPr>
        <w:t xml:space="preserve">with both monthly </w:t>
      </w:r>
      <w:del w:id="376" w:author="Han, Wang" w:date="2019-07-22T15:54:00Z">
        <w:r w:rsidR="00BD08B4" w:rsidDel="00574848">
          <w:rPr>
            <w:rFonts w:asciiTheme="majorHAnsi" w:hAnsiTheme="majorHAnsi"/>
            <w:sz w:val="20"/>
          </w:rPr>
          <w:delText xml:space="preserve">data </w:delText>
        </w:r>
      </w:del>
      <w:ins w:id="377" w:author="Han, Wang" w:date="2019-07-22T15:54:00Z">
        <w:r w:rsidR="00574848">
          <w:rPr>
            <w:rFonts w:asciiTheme="majorHAnsi" w:hAnsiTheme="majorHAnsi"/>
            <w:sz w:val="20"/>
          </w:rPr>
          <w:t>returns</w:t>
        </w:r>
        <w:r w:rsidR="00574848">
          <w:rPr>
            <w:rFonts w:asciiTheme="majorHAnsi" w:hAnsiTheme="majorHAnsi"/>
            <w:sz w:val="20"/>
          </w:rPr>
          <w:t xml:space="preserve"> </w:t>
        </w:r>
      </w:ins>
      <w:r w:rsidR="00BD08B4">
        <w:rPr>
          <w:rFonts w:asciiTheme="majorHAnsi" w:hAnsiTheme="majorHAnsi"/>
          <w:sz w:val="20"/>
        </w:rPr>
        <w:t xml:space="preserve">and daily </w:t>
      </w:r>
      <w:ins w:id="378" w:author="Han, Wang" w:date="2019-07-22T15:54:00Z">
        <w:r w:rsidR="00574848">
          <w:rPr>
            <w:rFonts w:asciiTheme="majorHAnsi" w:hAnsiTheme="majorHAnsi"/>
            <w:sz w:val="20"/>
          </w:rPr>
          <w:t>returns</w:t>
        </w:r>
      </w:ins>
      <w:del w:id="379" w:author="Han, Wang" w:date="2019-07-22T15:54:00Z">
        <w:r w:rsidR="00BD08B4" w:rsidDel="00574848">
          <w:rPr>
            <w:rFonts w:asciiTheme="majorHAnsi" w:hAnsiTheme="majorHAnsi"/>
            <w:sz w:val="20"/>
          </w:rPr>
          <w:delText>data</w:delText>
        </w:r>
      </w:del>
      <w:r w:rsidR="00BD08B4">
        <w:rPr>
          <w:rFonts w:asciiTheme="majorHAnsi" w:hAnsiTheme="majorHAnsi"/>
          <w:sz w:val="20"/>
        </w:rPr>
        <w:t xml:space="preserve">, the five factors present tight </w:t>
      </w:r>
      <w:del w:id="380" w:author="Han, Wang" w:date="2019-07-22T16:26:00Z">
        <w:r w:rsidR="00BD08B4" w:rsidDel="009E22AB">
          <w:rPr>
            <w:rFonts w:asciiTheme="majorHAnsi" w:hAnsiTheme="majorHAnsi"/>
            <w:sz w:val="20"/>
          </w:rPr>
          <w:delText>correlations</w:delText>
        </w:r>
      </w:del>
      <w:ins w:id="381" w:author="Han, Wang" w:date="2019-07-22T16:26:00Z">
        <w:r w:rsidR="009E22AB">
          <w:rPr>
            <w:rFonts w:asciiTheme="majorHAnsi" w:hAnsiTheme="majorHAnsi"/>
            <w:sz w:val="20"/>
          </w:rPr>
          <w:t>dependencies</w:t>
        </w:r>
      </w:ins>
      <w:r w:rsidR="00BD08B4">
        <w:rPr>
          <w:rFonts w:asciiTheme="majorHAnsi" w:hAnsiTheme="majorHAnsi"/>
          <w:sz w:val="20"/>
        </w:rPr>
        <w:t>. With monthly data, all factors except for HML bring in statistically significant e</w:t>
      </w:r>
      <w:ins w:id="382" w:author="Han, Wang" w:date="2019-07-22T15:55:00Z">
        <w:r w:rsidR="00574848">
          <w:rPr>
            <w:rFonts w:asciiTheme="majorHAnsi" w:hAnsiTheme="majorHAnsi"/>
            <w:sz w:val="20"/>
          </w:rPr>
          <w:t>xcess</w:t>
        </w:r>
      </w:ins>
      <w:del w:id="383" w:author="Han, Wang" w:date="2019-07-22T15:55:00Z">
        <w:r w:rsidR="00BD08B4" w:rsidDel="00574848">
          <w:rPr>
            <w:rFonts w:asciiTheme="majorHAnsi" w:hAnsiTheme="majorHAnsi"/>
            <w:sz w:val="20"/>
          </w:rPr>
          <w:delText>xtra</w:delText>
        </w:r>
      </w:del>
      <w:r w:rsidR="00BD08B4">
        <w:rPr>
          <w:rFonts w:asciiTheme="majorHAnsi" w:hAnsiTheme="majorHAnsi"/>
          <w:sz w:val="20"/>
        </w:rPr>
        <w:t xml:space="preserve"> returns</w:t>
      </w:r>
      <w:r w:rsidR="0009782E">
        <w:rPr>
          <w:rFonts w:asciiTheme="majorHAnsi" w:hAnsiTheme="majorHAnsi"/>
          <w:sz w:val="20"/>
        </w:rPr>
        <w:t xml:space="preserve"> (reflected by the constant term)</w:t>
      </w:r>
      <w:r w:rsidR="00BD08B4">
        <w:rPr>
          <w:rFonts w:asciiTheme="majorHAnsi" w:hAnsiTheme="majorHAnsi"/>
          <w:sz w:val="20"/>
        </w:rPr>
        <w:t xml:space="preserve"> beyond the part</w:t>
      </w:r>
      <w:ins w:id="384" w:author="Han, Wang" w:date="2019-07-22T15:56:00Z">
        <w:r w:rsidR="00574848">
          <w:rPr>
            <w:rFonts w:asciiTheme="majorHAnsi" w:hAnsiTheme="majorHAnsi"/>
            <w:sz w:val="20"/>
          </w:rPr>
          <w:t xml:space="preserve"> of risk </w:t>
        </w:r>
      </w:ins>
      <w:ins w:id="385" w:author="Han, Wang" w:date="2019-07-22T15:57:00Z">
        <w:r w:rsidR="00574848">
          <w:rPr>
            <w:rFonts w:asciiTheme="majorHAnsi" w:hAnsiTheme="majorHAnsi"/>
            <w:sz w:val="20"/>
          </w:rPr>
          <w:t>premium</w:t>
        </w:r>
      </w:ins>
      <w:del w:id="386" w:author="Han, Wang" w:date="2019-07-22T15:56:00Z">
        <w:r w:rsidR="00BD08B4" w:rsidDel="00574848">
          <w:rPr>
            <w:rFonts w:asciiTheme="majorHAnsi" w:hAnsiTheme="majorHAnsi"/>
            <w:sz w:val="20"/>
          </w:rPr>
          <w:delText>s</w:delText>
        </w:r>
      </w:del>
      <w:r w:rsidR="00BD08B4">
        <w:rPr>
          <w:rFonts w:asciiTheme="majorHAnsi" w:hAnsiTheme="majorHAnsi"/>
          <w:sz w:val="20"/>
        </w:rPr>
        <w:t xml:space="preserve"> that can be explained by the other four factors. Take the market excess return as an example, </w:t>
      </w:r>
      <w:r w:rsidR="0009782E">
        <w:rPr>
          <w:rFonts w:asciiTheme="majorHAnsi" w:hAnsiTheme="majorHAnsi"/>
          <w:sz w:val="20"/>
        </w:rPr>
        <w:t xml:space="preserve">except the portion that explained by SMB, RMW and CMA, it still contains 0.79% of monthly return that are unexplained to other factors. HML is the only factor that does not have a statistically significant constant term, which </w:t>
      </w:r>
      <w:ins w:id="387" w:author="Han, Wang" w:date="2019-07-22T15:58:00Z">
        <w:r w:rsidR="00574848">
          <w:rPr>
            <w:rFonts w:asciiTheme="majorHAnsi" w:hAnsiTheme="majorHAnsi"/>
            <w:sz w:val="20"/>
          </w:rPr>
          <w:t xml:space="preserve">echoes </w:t>
        </w:r>
        <w:r w:rsidR="00593946">
          <w:rPr>
            <w:rFonts w:asciiTheme="majorHAnsi" w:hAnsiTheme="majorHAnsi"/>
            <w:sz w:val="20"/>
          </w:rPr>
          <w:t>man</w:t>
        </w:r>
      </w:ins>
      <w:ins w:id="388" w:author="Han, Wang" w:date="2019-07-22T15:59:00Z">
        <w:r w:rsidR="00593946">
          <w:rPr>
            <w:rFonts w:asciiTheme="majorHAnsi" w:hAnsiTheme="majorHAnsi"/>
            <w:sz w:val="20"/>
          </w:rPr>
          <w:t xml:space="preserve">y </w:t>
        </w:r>
      </w:ins>
      <w:ins w:id="389" w:author="Han, Wang" w:date="2019-07-22T16:00:00Z">
        <w:r w:rsidR="00593946">
          <w:rPr>
            <w:rFonts w:asciiTheme="majorHAnsi" w:hAnsiTheme="majorHAnsi"/>
            <w:sz w:val="20"/>
          </w:rPr>
          <w:t>researches</w:t>
        </w:r>
      </w:ins>
      <w:ins w:id="390" w:author="Han, Wang" w:date="2019-07-22T15:59:00Z">
        <w:r w:rsidR="00593946">
          <w:rPr>
            <w:rFonts w:asciiTheme="majorHAnsi" w:hAnsiTheme="majorHAnsi"/>
            <w:sz w:val="20"/>
          </w:rPr>
          <w:t xml:space="preserve"> </w:t>
        </w:r>
      </w:ins>
      <w:ins w:id="391" w:author="Han, Wang" w:date="2019-07-22T16:00:00Z">
        <w:r w:rsidR="00593946">
          <w:rPr>
            <w:rFonts w:asciiTheme="majorHAnsi" w:hAnsiTheme="majorHAnsi"/>
            <w:sz w:val="20"/>
          </w:rPr>
          <w:t>which</w:t>
        </w:r>
      </w:ins>
      <w:ins w:id="392" w:author="Han, Wang" w:date="2019-07-22T15:59:00Z">
        <w:r w:rsidR="00593946">
          <w:rPr>
            <w:rFonts w:asciiTheme="majorHAnsi" w:hAnsiTheme="majorHAnsi"/>
            <w:sz w:val="20"/>
          </w:rPr>
          <w:t xml:space="preserve"> claim </w:t>
        </w:r>
      </w:ins>
      <w:del w:id="393" w:author="Han, Wang" w:date="2019-07-22T15:58:00Z">
        <w:r w:rsidR="0009782E" w:rsidDel="00574848">
          <w:rPr>
            <w:rFonts w:asciiTheme="majorHAnsi" w:hAnsiTheme="majorHAnsi"/>
            <w:sz w:val="20"/>
          </w:rPr>
          <w:delText xml:space="preserve">are consistent with the conclusion that </w:delText>
        </w:r>
      </w:del>
      <w:r w:rsidR="0009782E">
        <w:rPr>
          <w:rFonts w:asciiTheme="majorHAnsi" w:hAnsiTheme="majorHAnsi"/>
          <w:sz w:val="20"/>
        </w:rPr>
        <w:t xml:space="preserve">HML </w:t>
      </w:r>
      <w:ins w:id="394" w:author="Han, Wang" w:date="2019-07-22T15:59:00Z">
        <w:r w:rsidR="00593946">
          <w:rPr>
            <w:rFonts w:asciiTheme="majorHAnsi" w:hAnsiTheme="majorHAnsi"/>
            <w:sz w:val="20"/>
          </w:rPr>
          <w:t xml:space="preserve">factor </w:t>
        </w:r>
      </w:ins>
      <w:r w:rsidR="0009782E">
        <w:rPr>
          <w:rFonts w:asciiTheme="majorHAnsi" w:hAnsiTheme="majorHAnsi"/>
          <w:sz w:val="20"/>
        </w:rPr>
        <w:t>is redundant</w:t>
      </w:r>
      <w:del w:id="395" w:author="Han, Wang" w:date="2019-07-22T15:59:00Z">
        <w:r w:rsidR="0009782E" w:rsidDel="00593946">
          <w:rPr>
            <w:rFonts w:asciiTheme="majorHAnsi" w:hAnsiTheme="majorHAnsi"/>
            <w:sz w:val="20"/>
          </w:rPr>
          <w:delText xml:space="preserve"> by a lot of research papers</w:delText>
        </w:r>
      </w:del>
      <w:r w:rsidR="0009782E">
        <w:rPr>
          <w:rFonts w:asciiTheme="majorHAnsi" w:hAnsiTheme="majorHAnsi"/>
          <w:sz w:val="20"/>
        </w:rPr>
        <w:t xml:space="preserve">. </w:t>
      </w:r>
    </w:p>
    <w:tbl>
      <w:tblPr>
        <w:tblStyle w:val="TableGrid"/>
        <w:tblW w:w="0" w:type="auto"/>
        <w:tblInd w:w="85" w:type="dxa"/>
        <w:tblLook w:val="04A0" w:firstRow="1" w:lastRow="0" w:firstColumn="1" w:lastColumn="0" w:noHBand="0" w:noVBand="1"/>
      </w:tblPr>
      <w:tblGrid>
        <w:gridCol w:w="4432"/>
      </w:tblGrid>
      <w:tr w:rsidR="004C37AA" w14:paraId="7D9CEC9A" w14:textId="77777777" w:rsidTr="00BE7D60">
        <w:tc>
          <w:tcPr>
            <w:tcW w:w="4432" w:type="dxa"/>
            <w:tcBorders>
              <w:top w:val="dashSmallGap" w:sz="4" w:space="0" w:color="auto"/>
              <w:left w:val="dashSmallGap" w:sz="4" w:space="0" w:color="auto"/>
              <w:bottom w:val="nil"/>
              <w:right w:val="nil"/>
            </w:tcBorders>
          </w:tcPr>
          <w:p w14:paraId="3A02199A" w14:textId="77777777" w:rsidR="004C37AA" w:rsidRPr="004C37AA" w:rsidRDefault="004C37AA" w:rsidP="00BE7D60">
            <w:pPr>
              <w:ind w:left="-27"/>
              <w:jc w:val="both"/>
              <w:rPr>
                <w:rFonts w:asciiTheme="majorHAnsi" w:hAnsiTheme="majorHAnsi"/>
                <w:i/>
                <w:sz w:val="20"/>
              </w:rPr>
            </w:pPr>
            <w:r>
              <w:rPr>
                <w:rFonts w:asciiTheme="majorHAnsi" w:hAnsiTheme="majorHAnsi"/>
                <w:i/>
                <w:sz w:val="18"/>
              </w:rPr>
              <w:t xml:space="preserve">Figure n: </w:t>
            </w:r>
            <w:r w:rsidRPr="004C37AA">
              <w:rPr>
                <w:rFonts w:asciiTheme="majorHAnsi" w:hAnsiTheme="majorHAnsi"/>
                <w:i/>
                <w:sz w:val="18"/>
              </w:rPr>
              <w:t>Regression among 5 Factor</w:t>
            </w:r>
            <w:r>
              <w:rPr>
                <w:rFonts w:asciiTheme="majorHAnsi" w:hAnsiTheme="majorHAnsi"/>
                <w:i/>
                <w:sz w:val="18"/>
              </w:rPr>
              <w:t>s</w:t>
            </w:r>
            <w:r w:rsidR="00BE7D60">
              <w:rPr>
                <w:rFonts w:asciiTheme="majorHAnsi" w:hAnsiTheme="majorHAnsi"/>
                <w:i/>
                <w:sz w:val="18"/>
              </w:rPr>
              <w:t xml:space="preserve"> with monthly d</w:t>
            </w:r>
            <w:r w:rsidRPr="004C37AA">
              <w:rPr>
                <w:rFonts w:asciiTheme="majorHAnsi" w:hAnsiTheme="majorHAnsi"/>
                <w:i/>
                <w:sz w:val="18"/>
              </w:rPr>
              <w:t>ata</w:t>
            </w:r>
          </w:p>
        </w:tc>
      </w:tr>
    </w:tbl>
    <w:p w14:paraId="082DD0FA" w14:textId="77777777" w:rsidR="00002F85" w:rsidRDefault="00002F85" w:rsidP="00002F85">
      <w:pPr>
        <w:pStyle w:val="ListParagraph"/>
        <w:ind w:left="0"/>
        <w:jc w:val="both"/>
        <w:rPr>
          <w:rFonts w:asciiTheme="majorHAnsi" w:hAnsiTheme="majorHAnsi"/>
          <w:sz w:val="20"/>
        </w:rPr>
      </w:pPr>
      <w:r>
        <w:rPr>
          <w:rFonts w:asciiTheme="majorHAnsi" w:hAnsiTheme="majorHAnsi"/>
          <w:noProof/>
          <w:sz w:val="20"/>
          <w:lang w:eastAsia="en-US"/>
        </w:rPr>
        <w:drawing>
          <wp:inline distT="0" distB="0" distL="0" distR="0" wp14:anchorId="3A75A439" wp14:editId="4E29F732">
            <wp:extent cx="2838339" cy="191483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essions among 5 Factors - Monthly - Whole history.png"/>
                    <pic:cNvPicPr/>
                  </pic:nvPicPr>
                  <pic:blipFill rotWithShape="1">
                    <a:blip r:embed="rId24">
                      <a:extLst>
                        <a:ext uri="{28A0092B-C50C-407E-A947-70E740481C1C}">
                          <a14:useLocalDpi xmlns:a14="http://schemas.microsoft.com/office/drawing/2010/main" val="0"/>
                        </a:ext>
                      </a:extLst>
                    </a:blip>
                    <a:srcRect l="3822" t="40458" r="51386" b="7734"/>
                    <a:stretch/>
                  </pic:blipFill>
                  <pic:spPr bwMode="auto">
                    <a:xfrm>
                      <a:off x="0" y="0"/>
                      <a:ext cx="2854229" cy="1925553"/>
                    </a:xfrm>
                    <a:prstGeom prst="rect">
                      <a:avLst/>
                    </a:prstGeom>
                    <a:ln>
                      <a:noFill/>
                    </a:ln>
                    <a:extLst>
                      <a:ext uri="{53640926-AAD7-44D8-BBD7-CCE9431645EC}">
                        <a14:shadowObscured xmlns:a14="http://schemas.microsoft.com/office/drawing/2010/main"/>
                      </a:ext>
                    </a:extLst>
                  </pic:spPr>
                </pic:pic>
              </a:graphicData>
            </a:graphic>
          </wp:inline>
        </w:drawing>
      </w:r>
    </w:p>
    <w:p w14:paraId="60B6B234" w14:textId="77777777" w:rsidR="0009782E" w:rsidRDefault="0009782E" w:rsidP="00002F85">
      <w:pPr>
        <w:pStyle w:val="ListParagraph"/>
        <w:ind w:left="0"/>
        <w:jc w:val="both"/>
        <w:rPr>
          <w:rFonts w:asciiTheme="majorHAnsi" w:hAnsiTheme="majorHAnsi"/>
          <w:sz w:val="20"/>
        </w:rPr>
      </w:pPr>
      <w:r>
        <w:rPr>
          <w:rFonts w:asciiTheme="majorHAnsi" w:hAnsiTheme="majorHAnsi"/>
          <w:sz w:val="20"/>
        </w:rPr>
        <w:t xml:space="preserve">However, if we shift to daily data, the HML factor is saved, and </w:t>
      </w:r>
      <w:r w:rsidR="00AE3F05">
        <w:rPr>
          <w:rFonts w:asciiTheme="majorHAnsi" w:hAnsiTheme="majorHAnsi"/>
          <w:sz w:val="20"/>
        </w:rPr>
        <w:t xml:space="preserve">actually </w:t>
      </w:r>
      <w:r>
        <w:rPr>
          <w:rFonts w:asciiTheme="majorHAnsi" w:hAnsiTheme="majorHAnsi"/>
          <w:sz w:val="20"/>
        </w:rPr>
        <w:t xml:space="preserve">all the five factors have statistically significant constant terms. And we can say that with daily data, the five factors are more tightly correlated with each other in terms that in each of the regression, all the four factors are always significant simultaneously. However, compared with monthly data,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rFonts w:asciiTheme="majorHAnsi" w:hAnsiTheme="majorHAnsi"/>
          <w:sz w:val="20"/>
        </w:rPr>
        <w:t xml:space="preserve"> with daily data </w:t>
      </w:r>
      <w:ins w:id="396" w:author="Han, Wang" w:date="2019-07-22T16:01:00Z">
        <w:r w:rsidR="00593946">
          <w:rPr>
            <w:rFonts w:asciiTheme="majorHAnsi" w:hAnsiTheme="majorHAnsi"/>
            <w:sz w:val="20"/>
          </w:rPr>
          <w:t>is</w:t>
        </w:r>
      </w:ins>
      <w:del w:id="397" w:author="Han, Wang" w:date="2019-07-22T16:01:00Z">
        <w:r w:rsidDel="00593946">
          <w:rPr>
            <w:rFonts w:asciiTheme="majorHAnsi" w:hAnsiTheme="majorHAnsi"/>
            <w:sz w:val="20"/>
          </w:rPr>
          <w:delText>a</w:delText>
        </w:r>
      </w:del>
      <w:r>
        <w:rPr>
          <w:rFonts w:asciiTheme="majorHAnsi" w:hAnsiTheme="majorHAnsi"/>
          <w:sz w:val="20"/>
        </w:rPr>
        <w:t xml:space="preserve"> slightly lower, which </w:t>
      </w:r>
      <w:del w:id="398" w:author="Han, Wang" w:date="2019-07-22T16:01:00Z">
        <w:r w:rsidDel="00593946">
          <w:rPr>
            <w:rFonts w:asciiTheme="majorHAnsi" w:hAnsiTheme="majorHAnsi"/>
            <w:sz w:val="20"/>
          </w:rPr>
          <w:delText xml:space="preserve">can </w:delText>
        </w:r>
      </w:del>
      <w:ins w:id="399" w:author="Han, Wang" w:date="2019-07-22T16:01:00Z">
        <w:r w:rsidR="00593946">
          <w:rPr>
            <w:rFonts w:asciiTheme="majorHAnsi" w:hAnsiTheme="majorHAnsi"/>
            <w:sz w:val="20"/>
          </w:rPr>
          <w:t>is</w:t>
        </w:r>
        <w:r w:rsidR="00593946">
          <w:rPr>
            <w:rFonts w:asciiTheme="majorHAnsi" w:hAnsiTheme="majorHAnsi"/>
            <w:sz w:val="20"/>
          </w:rPr>
          <w:t xml:space="preserve"> </w:t>
        </w:r>
      </w:ins>
      <w:del w:id="400" w:author="Han, Wang" w:date="2019-07-22T16:01:00Z">
        <w:r w:rsidDel="00593946">
          <w:rPr>
            <w:rFonts w:asciiTheme="majorHAnsi" w:hAnsiTheme="majorHAnsi"/>
            <w:sz w:val="20"/>
          </w:rPr>
          <w:delText xml:space="preserve">contribute </w:delText>
        </w:r>
      </w:del>
      <w:ins w:id="401" w:author="Han, Wang" w:date="2019-07-22T16:01:00Z">
        <w:r w:rsidR="00593946">
          <w:rPr>
            <w:rFonts w:asciiTheme="majorHAnsi" w:hAnsiTheme="majorHAnsi"/>
            <w:sz w:val="20"/>
          </w:rPr>
          <w:t>attribute</w:t>
        </w:r>
        <w:r w:rsidR="00593946">
          <w:rPr>
            <w:rFonts w:asciiTheme="majorHAnsi" w:hAnsiTheme="majorHAnsi"/>
            <w:sz w:val="20"/>
          </w:rPr>
          <w:t xml:space="preserve"> </w:t>
        </w:r>
      </w:ins>
      <w:r>
        <w:rPr>
          <w:rFonts w:asciiTheme="majorHAnsi" w:hAnsiTheme="majorHAnsi"/>
          <w:sz w:val="20"/>
        </w:rPr>
        <w:t xml:space="preserve">to </w:t>
      </w:r>
      <w:del w:id="402" w:author="Han, Wang" w:date="2019-07-22T16:01:00Z">
        <w:r w:rsidDel="00593946">
          <w:rPr>
            <w:rFonts w:asciiTheme="majorHAnsi" w:hAnsiTheme="majorHAnsi"/>
            <w:sz w:val="20"/>
          </w:rPr>
          <w:delText xml:space="preserve">more </w:delText>
        </w:r>
      </w:del>
      <w:ins w:id="403" w:author="Han, Wang" w:date="2019-07-22T16:01:00Z">
        <w:r w:rsidR="00593946">
          <w:rPr>
            <w:rFonts w:asciiTheme="majorHAnsi" w:hAnsiTheme="majorHAnsi"/>
            <w:sz w:val="20"/>
          </w:rPr>
          <w:t>higher level of</w:t>
        </w:r>
        <w:r w:rsidR="00593946">
          <w:rPr>
            <w:rFonts w:asciiTheme="majorHAnsi" w:hAnsiTheme="majorHAnsi"/>
            <w:sz w:val="20"/>
          </w:rPr>
          <w:t xml:space="preserve"> </w:t>
        </w:r>
      </w:ins>
      <w:r>
        <w:rPr>
          <w:rFonts w:asciiTheme="majorHAnsi" w:hAnsiTheme="majorHAnsi"/>
          <w:sz w:val="20"/>
        </w:rPr>
        <w:t>noise</w:t>
      </w:r>
      <w:del w:id="404" w:author="Han, Wang" w:date="2019-07-22T16:02:00Z">
        <w:r w:rsidDel="00593946">
          <w:rPr>
            <w:rFonts w:asciiTheme="majorHAnsi" w:hAnsiTheme="majorHAnsi"/>
            <w:sz w:val="20"/>
          </w:rPr>
          <w:delText xml:space="preserve"> in the daily data</w:delText>
        </w:r>
      </w:del>
      <w:r>
        <w:rPr>
          <w:rFonts w:asciiTheme="majorHAnsi" w:hAnsiTheme="majorHAnsi"/>
          <w:sz w:val="20"/>
        </w:rPr>
        <w:t>.</w:t>
      </w:r>
    </w:p>
    <w:p w14:paraId="5BDF553F" w14:textId="77777777" w:rsidR="00AE3F05" w:rsidRDefault="00AE3F05" w:rsidP="00002F85">
      <w:pPr>
        <w:pStyle w:val="ListParagraph"/>
        <w:ind w:left="0"/>
        <w:jc w:val="both"/>
        <w:rPr>
          <w:rFonts w:asciiTheme="majorHAnsi" w:hAnsiTheme="majorHAnsi"/>
          <w:sz w:val="20"/>
        </w:rPr>
      </w:pPr>
    </w:p>
    <w:tbl>
      <w:tblPr>
        <w:tblStyle w:val="TableGrid"/>
        <w:tblW w:w="0" w:type="auto"/>
        <w:tblLook w:val="04A0" w:firstRow="1" w:lastRow="0" w:firstColumn="1" w:lastColumn="0" w:noHBand="0" w:noVBand="1"/>
      </w:tblPr>
      <w:tblGrid>
        <w:gridCol w:w="4315"/>
      </w:tblGrid>
      <w:tr w:rsidR="004C37AA" w14:paraId="33BC6930" w14:textId="77777777" w:rsidTr="004C37AA">
        <w:tc>
          <w:tcPr>
            <w:tcW w:w="4315" w:type="dxa"/>
            <w:tcBorders>
              <w:top w:val="dashSmallGap" w:sz="4" w:space="0" w:color="auto"/>
              <w:left w:val="dashSmallGap" w:sz="4" w:space="0" w:color="auto"/>
              <w:bottom w:val="nil"/>
              <w:right w:val="nil"/>
            </w:tcBorders>
          </w:tcPr>
          <w:p w14:paraId="21D6425B" w14:textId="77777777" w:rsidR="004C37AA" w:rsidRPr="004C37AA" w:rsidRDefault="004C37AA" w:rsidP="00BE7D60">
            <w:pPr>
              <w:pStyle w:val="ListParagraph"/>
              <w:ind w:left="0"/>
              <w:jc w:val="both"/>
              <w:rPr>
                <w:rFonts w:asciiTheme="majorHAnsi" w:hAnsiTheme="majorHAnsi"/>
                <w:i/>
                <w:sz w:val="20"/>
              </w:rPr>
            </w:pPr>
            <w:r w:rsidRPr="004C37AA">
              <w:rPr>
                <w:rFonts w:asciiTheme="majorHAnsi" w:hAnsiTheme="majorHAnsi"/>
                <w:i/>
                <w:sz w:val="18"/>
              </w:rPr>
              <w:t>Figure n: Regression among</w:t>
            </w:r>
            <w:r w:rsidR="00BE7D60">
              <w:rPr>
                <w:rFonts w:asciiTheme="majorHAnsi" w:hAnsiTheme="majorHAnsi"/>
                <w:i/>
                <w:sz w:val="18"/>
              </w:rPr>
              <w:t xml:space="preserve"> 5 Factors with d</w:t>
            </w:r>
            <w:r w:rsidRPr="004C37AA">
              <w:rPr>
                <w:rFonts w:asciiTheme="majorHAnsi" w:hAnsiTheme="majorHAnsi"/>
                <w:i/>
                <w:sz w:val="18"/>
              </w:rPr>
              <w:t xml:space="preserve">aily </w:t>
            </w:r>
            <w:r w:rsidR="00BE7D60">
              <w:rPr>
                <w:rFonts w:asciiTheme="majorHAnsi" w:hAnsiTheme="majorHAnsi"/>
                <w:i/>
                <w:sz w:val="18"/>
              </w:rPr>
              <w:t>d</w:t>
            </w:r>
            <w:r w:rsidRPr="004C37AA">
              <w:rPr>
                <w:rFonts w:asciiTheme="majorHAnsi" w:hAnsiTheme="majorHAnsi"/>
                <w:i/>
                <w:sz w:val="18"/>
              </w:rPr>
              <w:t>ata</w:t>
            </w:r>
          </w:p>
        </w:tc>
      </w:tr>
    </w:tbl>
    <w:p w14:paraId="5E1C1EE4" w14:textId="77777777" w:rsidR="00002F85" w:rsidRDefault="00002F85" w:rsidP="00002F85">
      <w:pPr>
        <w:pStyle w:val="ListParagraph"/>
        <w:ind w:left="0"/>
        <w:jc w:val="both"/>
        <w:rPr>
          <w:rFonts w:asciiTheme="majorHAnsi" w:hAnsiTheme="majorHAnsi"/>
          <w:sz w:val="20"/>
        </w:rPr>
      </w:pPr>
      <w:r>
        <w:rPr>
          <w:rFonts w:asciiTheme="majorHAnsi" w:hAnsiTheme="majorHAnsi"/>
          <w:noProof/>
          <w:sz w:val="20"/>
          <w:lang w:eastAsia="en-US"/>
        </w:rPr>
        <w:drawing>
          <wp:inline distT="0" distB="0" distL="0" distR="0" wp14:anchorId="3AFD26DC" wp14:editId="1CC89CC4">
            <wp:extent cx="2806065" cy="18896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ressions among 5 Factors - Daily - Whole history.png"/>
                    <pic:cNvPicPr/>
                  </pic:nvPicPr>
                  <pic:blipFill rotWithShape="1">
                    <a:blip r:embed="rId25">
                      <a:extLst>
                        <a:ext uri="{28A0092B-C50C-407E-A947-70E740481C1C}">
                          <a14:useLocalDpi xmlns:a14="http://schemas.microsoft.com/office/drawing/2010/main" val="0"/>
                        </a:ext>
                      </a:extLst>
                    </a:blip>
                    <a:srcRect l="3648" t="40162" r="51231" b="7747"/>
                    <a:stretch/>
                  </pic:blipFill>
                  <pic:spPr bwMode="auto">
                    <a:xfrm>
                      <a:off x="0" y="0"/>
                      <a:ext cx="2839018" cy="1911795"/>
                    </a:xfrm>
                    <a:prstGeom prst="rect">
                      <a:avLst/>
                    </a:prstGeom>
                    <a:ln>
                      <a:noFill/>
                    </a:ln>
                    <a:extLst>
                      <a:ext uri="{53640926-AAD7-44D8-BBD7-CCE9431645EC}">
                        <a14:shadowObscured xmlns:a14="http://schemas.microsoft.com/office/drawing/2010/main"/>
                      </a:ext>
                    </a:extLst>
                  </pic:spPr>
                </pic:pic>
              </a:graphicData>
            </a:graphic>
          </wp:inline>
        </w:drawing>
      </w:r>
    </w:p>
    <w:p w14:paraId="77DA0377" w14:textId="77777777" w:rsidR="00343948" w:rsidRDefault="00343948" w:rsidP="00002F85">
      <w:pPr>
        <w:pStyle w:val="ListParagraph"/>
        <w:ind w:left="0"/>
        <w:jc w:val="both"/>
        <w:rPr>
          <w:rFonts w:asciiTheme="majorHAnsi" w:hAnsiTheme="majorHAnsi"/>
          <w:sz w:val="20"/>
        </w:rPr>
      </w:pPr>
    </w:p>
    <w:p w14:paraId="01C3E8FD" w14:textId="77777777" w:rsidR="00002F85" w:rsidRDefault="00002F85"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Positive V.S. Negative Month</w:t>
      </w:r>
      <w:ins w:id="405" w:author="Han, Wang" w:date="2019-07-22T16:02:00Z">
        <w:r w:rsidR="00593946">
          <w:rPr>
            <w:rFonts w:asciiTheme="majorHAnsi" w:hAnsiTheme="majorHAnsi"/>
            <w:i/>
            <w:sz w:val="20"/>
          </w:rPr>
          <w:t>s</w:t>
        </w:r>
      </w:ins>
    </w:p>
    <w:p w14:paraId="53CDF605" w14:textId="77777777" w:rsidR="005C0BED" w:rsidRDefault="00593946" w:rsidP="00AE3F05">
      <w:pPr>
        <w:jc w:val="both"/>
        <w:rPr>
          <w:rFonts w:asciiTheme="majorHAnsi" w:hAnsiTheme="majorHAnsi"/>
          <w:sz w:val="20"/>
        </w:rPr>
      </w:pPr>
      <w:ins w:id="406" w:author="Han, Wang" w:date="2019-07-22T16:02:00Z">
        <w:r>
          <w:rPr>
            <w:rFonts w:asciiTheme="majorHAnsi" w:hAnsiTheme="majorHAnsi"/>
            <w:sz w:val="20"/>
          </w:rPr>
          <w:t>Now w</w:t>
        </w:r>
      </w:ins>
      <w:del w:id="407" w:author="Han, Wang" w:date="2019-07-22T16:02:00Z">
        <w:r w:rsidR="00AE3F05" w:rsidDel="00593946">
          <w:rPr>
            <w:rFonts w:asciiTheme="majorHAnsi" w:hAnsiTheme="majorHAnsi"/>
            <w:sz w:val="20"/>
          </w:rPr>
          <w:delText>W</w:delText>
        </w:r>
      </w:del>
      <w:r w:rsidR="00AE3F05">
        <w:rPr>
          <w:rFonts w:asciiTheme="majorHAnsi" w:hAnsiTheme="majorHAnsi"/>
          <w:sz w:val="20"/>
        </w:rPr>
        <w:t xml:space="preserve">e divided the history into two buckets, one </w:t>
      </w:r>
      <w:ins w:id="408" w:author="Han, Wang" w:date="2019-07-22T16:04:00Z">
        <w:r>
          <w:rPr>
            <w:rFonts w:asciiTheme="majorHAnsi" w:hAnsiTheme="majorHAnsi"/>
            <w:sz w:val="20"/>
          </w:rPr>
          <w:t>contains</w:t>
        </w:r>
      </w:ins>
      <w:del w:id="409" w:author="Han, Wang" w:date="2019-07-22T16:04:00Z">
        <w:r w:rsidR="00AE3F05" w:rsidDel="00593946">
          <w:rPr>
            <w:rFonts w:asciiTheme="majorHAnsi" w:hAnsiTheme="majorHAnsi"/>
            <w:sz w:val="20"/>
          </w:rPr>
          <w:delText>is</w:delText>
        </w:r>
      </w:del>
      <w:r w:rsidR="00AE3F05">
        <w:rPr>
          <w:rFonts w:asciiTheme="majorHAnsi" w:hAnsiTheme="majorHAnsi"/>
          <w:sz w:val="20"/>
        </w:rPr>
        <w:t xml:space="preserve"> the month</w:t>
      </w:r>
      <w:ins w:id="410" w:author="Han, Wang" w:date="2019-07-22T16:04:00Z">
        <w:r>
          <w:rPr>
            <w:rFonts w:asciiTheme="majorHAnsi" w:hAnsiTheme="majorHAnsi"/>
            <w:sz w:val="20"/>
          </w:rPr>
          <w:t>ly periods</w:t>
        </w:r>
      </w:ins>
      <w:del w:id="411" w:author="Han, Wang" w:date="2019-07-22T16:04:00Z">
        <w:r w:rsidR="00AE3F05" w:rsidDel="00593946">
          <w:rPr>
            <w:rFonts w:asciiTheme="majorHAnsi" w:hAnsiTheme="majorHAnsi"/>
            <w:sz w:val="20"/>
          </w:rPr>
          <w:delText>s</w:delText>
        </w:r>
      </w:del>
      <w:r w:rsidR="00AE3F05">
        <w:rPr>
          <w:rFonts w:asciiTheme="majorHAnsi" w:hAnsiTheme="majorHAnsi"/>
          <w:sz w:val="20"/>
        </w:rPr>
        <w:t xml:space="preserve"> when S&amp;P 500 index </w:t>
      </w:r>
      <w:r w:rsidR="00343948">
        <w:rPr>
          <w:rFonts w:asciiTheme="majorHAnsi" w:hAnsiTheme="majorHAnsi"/>
          <w:sz w:val="20"/>
        </w:rPr>
        <w:t xml:space="preserve">or the target size portfolio </w:t>
      </w:r>
      <w:r w:rsidR="00AE3F05">
        <w:rPr>
          <w:rFonts w:asciiTheme="majorHAnsi" w:hAnsiTheme="majorHAnsi"/>
          <w:sz w:val="20"/>
        </w:rPr>
        <w:t xml:space="preserve">had positive returns and the other </w:t>
      </w:r>
      <w:ins w:id="412" w:author="Han, Wang" w:date="2019-07-22T16:03:00Z">
        <w:r>
          <w:rPr>
            <w:rFonts w:asciiTheme="majorHAnsi" w:hAnsiTheme="majorHAnsi"/>
            <w:sz w:val="20"/>
          </w:rPr>
          <w:t>for the negative</w:t>
        </w:r>
      </w:ins>
      <w:ins w:id="413" w:author="Han, Wang" w:date="2019-07-22T16:04:00Z">
        <w:r>
          <w:rPr>
            <w:rFonts w:asciiTheme="majorHAnsi" w:hAnsiTheme="majorHAnsi"/>
            <w:sz w:val="20"/>
          </w:rPr>
          <w:t xml:space="preserve"> returned</w:t>
        </w:r>
      </w:ins>
      <w:del w:id="414" w:author="Han, Wang" w:date="2019-07-22T16:03:00Z">
        <w:r w:rsidR="00AE3F05" w:rsidDel="00593946">
          <w:rPr>
            <w:rFonts w:asciiTheme="majorHAnsi" w:hAnsiTheme="majorHAnsi"/>
            <w:sz w:val="20"/>
          </w:rPr>
          <w:delText xml:space="preserve">is the </w:delText>
        </w:r>
        <w:r w:rsidR="00343948" w:rsidDel="00593946">
          <w:rPr>
            <w:rFonts w:asciiTheme="majorHAnsi" w:hAnsiTheme="majorHAnsi"/>
            <w:sz w:val="20"/>
          </w:rPr>
          <w:delText>opposite</w:delText>
        </w:r>
      </w:del>
      <w:r w:rsidR="00343948">
        <w:rPr>
          <w:rFonts w:asciiTheme="majorHAnsi" w:hAnsiTheme="majorHAnsi"/>
          <w:sz w:val="20"/>
        </w:rPr>
        <w:t xml:space="preserve"> months.</w:t>
      </w:r>
      <w:del w:id="415" w:author="Han, Wang" w:date="2019-07-22T16:04:00Z">
        <w:r w:rsidR="00343948" w:rsidDel="00593946">
          <w:rPr>
            <w:rFonts w:asciiTheme="majorHAnsi" w:hAnsiTheme="majorHAnsi"/>
            <w:sz w:val="20"/>
          </w:rPr>
          <w:delText xml:space="preserve"> </w:delText>
        </w:r>
      </w:del>
    </w:p>
    <w:p w14:paraId="1F63FBEE" w14:textId="77777777" w:rsidR="00AE3F05" w:rsidRPr="00AE3F05" w:rsidRDefault="00343948" w:rsidP="00AE3F05">
      <w:pPr>
        <w:jc w:val="both"/>
        <w:rPr>
          <w:rFonts w:asciiTheme="majorHAnsi" w:hAnsiTheme="majorHAnsi"/>
          <w:sz w:val="20"/>
        </w:rPr>
      </w:pPr>
      <w:r>
        <w:rPr>
          <w:rFonts w:asciiTheme="majorHAnsi" w:hAnsiTheme="majorHAnsi"/>
          <w:sz w:val="20"/>
        </w:rPr>
        <w:t>Figure n below summarize</w:t>
      </w:r>
      <w:r w:rsidR="005C0BED">
        <w:rPr>
          <w:rFonts w:asciiTheme="majorHAnsi" w:hAnsiTheme="majorHAnsi"/>
          <w:sz w:val="20"/>
        </w:rPr>
        <w:t xml:space="preserve">d the </w:t>
      </w:r>
      <w:r>
        <w:rPr>
          <w:rFonts w:asciiTheme="majorHAnsi" w:hAnsiTheme="majorHAnsi"/>
          <w:sz w:val="20"/>
        </w:rPr>
        <w:t>regressions</w:t>
      </w:r>
      <w:r w:rsidR="005C0BED">
        <w:rPr>
          <w:rFonts w:asciiTheme="majorHAnsi" w:hAnsiTheme="majorHAnsi"/>
          <w:sz w:val="20"/>
        </w:rPr>
        <w:t xml:space="preserve"> of three size factors when they have positive/negative monthly returns on the five factors. HML and RMW are not significant to the Low 30% size portfolio when it had negative monthly returns, and CMA is insignificant for any portfolios and any of the two scenarios. For all the three portfolios, the coefficient is larger in the negative-return periods than in the positive-return periods. SMB’s coefficient in positive and negative-return periods are similar for each portfolio. </w:t>
      </w:r>
      <w:r w:rsidR="003F625B">
        <w:rPr>
          <w:rFonts w:asciiTheme="majorHAnsi" w:hAnsiTheme="majorHAnsi"/>
          <w:sz w:val="20"/>
        </w:rPr>
        <w:t>Another</w:t>
      </w:r>
      <w:r w:rsidR="005C0BED">
        <w:rPr>
          <w:rFonts w:asciiTheme="majorHAnsi" w:hAnsiTheme="majorHAnsi"/>
          <w:sz w:val="20"/>
        </w:rPr>
        <w:t xml:space="preserve"> interesting observation </w:t>
      </w:r>
      <w:r w:rsidR="003F625B">
        <w:rPr>
          <w:rFonts w:asciiTheme="majorHAnsi" w:hAnsiTheme="majorHAnsi"/>
          <w:sz w:val="20"/>
        </w:rPr>
        <w:t xml:space="preserve">is </w:t>
      </w:r>
      <w:r w:rsidR="005C0BED">
        <w:rPr>
          <w:rFonts w:asciiTheme="majorHAnsi" w:hAnsiTheme="majorHAnsi"/>
          <w:sz w:val="20"/>
        </w:rPr>
        <w:t>that HML and RMW will have coefficients in opposite sign in positive and negative-return</w:t>
      </w:r>
      <w:ins w:id="416" w:author="Han, Wang" w:date="2019-07-22T16:10:00Z">
        <w:r w:rsidR="00107F9C">
          <w:rPr>
            <w:rFonts w:asciiTheme="majorHAnsi" w:hAnsiTheme="majorHAnsi"/>
            <w:sz w:val="20"/>
          </w:rPr>
          <w:t>ed</w:t>
        </w:r>
      </w:ins>
      <w:r w:rsidR="005C0BED">
        <w:rPr>
          <w:rFonts w:asciiTheme="majorHAnsi" w:hAnsiTheme="majorHAnsi"/>
          <w:sz w:val="20"/>
        </w:rPr>
        <w:t xml:space="preserve"> periods.</w:t>
      </w:r>
      <w:r w:rsidR="003F625B">
        <w:rPr>
          <w:rFonts w:asciiTheme="majorHAnsi" w:hAnsiTheme="majorHAnsi"/>
          <w:sz w:val="20"/>
        </w:rPr>
        <w:t xml:space="preserve"> For HML, it implies that </w:t>
      </w:r>
      <w:del w:id="417" w:author="Han, Wang" w:date="2019-07-22T16:08:00Z">
        <w:r w:rsidR="003F625B" w:rsidDel="00593946">
          <w:rPr>
            <w:rFonts w:asciiTheme="majorHAnsi" w:hAnsiTheme="majorHAnsi"/>
            <w:sz w:val="20"/>
          </w:rPr>
          <w:delText>market’s reward</w:delText>
        </w:r>
      </w:del>
      <w:ins w:id="418" w:author="Han, Wang" w:date="2019-07-22T16:08:00Z">
        <w:r w:rsidR="00593946">
          <w:rPr>
            <w:rFonts w:asciiTheme="majorHAnsi" w:hAnsiTheme="majorHAnsi"/>
            <w:sz w:val="20"/>
          </w:rPr>
          <w:t>risk premium</w:t>
        </w:r>
      </w:ins>
      <w:ins w:id="419" w:author="Han, Wang" w:date="2019-07-22T16:09:00Z">
        <w:r w:rsidR="00593946">
          <w:rPr>
            <w:rFonts w:asciiTheme="majorHAnsi" w:hAnsiTheme="majorHAnsi"/>
            <w:sz w:val="20"/>
          </w:rPr>
          <w:t>s</w:t>
        </w:r>
      </w:ins>
      <w:r w:rsidR="003F625B">
        <w:rPr>
          <w:rFonts w:asciiTheme="majorHAnsi" w:hAnsiTheme="majorHAnsi"/>
          <w:sz w:val="20"/>
        </w:rPr>
        <w:t xml:space="preserve"> </w:t>
      </w:r>
      <w:ins w:id="420" w:author="Han, Wang" w:date="2019-07-22T16:09:00Z">
        <w:r w:rsidR="00593946">
          <w:rPr>
            <w:rFonts w:asciiTheme="majorHAnsi" w:hAnsiTheme="majorHAnsi"/>
            <w:sz w:val="20"/>
          </w:rPr>
          <w:t xml:space="preserve">for </w:t>
        </w:r>
      </w:ins>
      <w:del w:id="421" w:author="Han, Wang" w:date="2019-07-22T16:09:00Z">
        <w:r w:rsidR="003F625B" w:rsidDel="00593946">
          <w:rPr>
            <w:rFonts w:asciiTheme="majorHAnsi" w:hAnsiTheme="majorHAnsi"/>
            <w:sz w:val="20"/>
          </w:rPr>
          <w:delText>on</w:delText>
        </w:r>
        <w:r w:rsidR="00692F38" w:rsidDel="00593946">
          <w:rPr>
            <w:rFonts w:asciiTheme="majorHAnsi" w:hAnsiTheme="majorHAnsi"/>
            <w:sz w:val="20"/>
          </w:rPr>
          <w:delText xml:space="preserve"> risks that contribute to</w:delText>
        </w:r>
        <w:r w:rsidR="003F625B" w:rsidDel="00593946">
          <w:rPr>
            <w:rFonts w:asciiTheme="majorHAnsi" w:hAnsiTheme="majorHAnsi"/>
            <w:sz w:val="20"/>
          </w:rPr>
          <w:delText xml:space="preserve"> </w:delText>
        </w:r>
      </w:del>
      <w:r w:rsidR="003F625B">
        <w:rPr>
          <w:rFonts w:asciiTheme="majorHAnsi" w:hAnsiTheme="majorHAnsi"/>
          <w:sz w:val="20"/>
        </w:rPr>
        <w:t>B/M ratio tends to bring extra positive/negative returns during positive/negative-return</w:t>
      </w:r>
      <w:ins w:id="422" w:author="Han, Wang" w:date="2019-07-22T16:09:00Z">
        <w:r w:rsidR="00107F9C">
          <w:rPr>
            <w:rFonts w:asciiTheme="majorHAnsi" w:hAnsiTheme="majorHAnsi"/>
            <w:sz w:val="20"/>
          </w:rPr>
          <w:t>ed</w:t>
        </w:r>
      </w:ins>
      <w:r w:rsidR="003F625B">
        <w:rPr>
          <w:rFonts w:asciiTheme="majorHAnsi" w:hAnsiTheme="majorHAnsi"/>
          <w:sz w:val="20"/>
        </w:rPr>
        <w:t xml:space="preserve"> months. </w:t>
      </w:r>
      <w:del w:id="423" w:author="Han, Wang" w:date="2019-07-22T16:10:00Z">
        <w:r w:rsidR="003F625B" w:rsidDel="00107F9C">
          <w:rPr>
            <w:rFonts w:asciiTheme="majorHAnsi" w:hAnsiTheme="majorHAnsi"/>
            <w:sz w:val="20"/>
          </w:rPr>
          <w:delText xml:space="preserve"> </w:delText>
        </w:r>
      </w:del>
      <w:r w:rsidR="00692F38">
        <w:rPr>
          <w:rFonts w:asciiTheme="majorHAnsi" w:hAnsiTheme="majorHAnsi"/>
          <w:sz w:val="20"/>
        </w:rPr>
        <w:t xml:space="preserve">And similar for RMW, which measures </w:t>
      </w:r>
      <w:ins w:id="424" w:author="Han, Wang" w:date="2019-07-22T16:11:00Z">
        <w:r w:rsidR="00107F9C">
          <w:rPr>
            <w:rFonts w:asciiTheme="majorHAnsi" w:hAnsiTheme="majorHAnsi"/>
            <w:sz w:val="20"/>
          </w:rPr>
          <w:t xml:space="preserve">the risk premium for </w:t>
        </w:r>
      </w:ins>
      <w:del w:id="425" w:author="Han, Wang" w:date="2019-07-22T16:11:00Z">
        <w:r w:rsidR="00692F38" w:rsidDel="00107F9C">
          <w:rPr>
            <w:rFonts w:asciiTheme="majorHAnsi" w:hAnsiTheme="majorHAnsi"/>
            <w:sz w:val="20"/>
          </w:rPr>
          <w:delText xml:space="preserve">market’s reward on risks that contribute to </w:delText>
        </w:r>
      </w:del>
      <w:r w:rsidR="00692F38">
        <w:rPr>
          <w:rFonts w:asciiTheme="majorHAnsi" w:hAnsiTheme="majorHAnsi"/>
          <w:sz w:val="20"/>
        </w:rPr>
        <w:t xml:space="preserve">robustness of </w:t>
      </w:r>
      <w:del w:id="426" w:author="Han, Wang" w:date="2019-07-22T16:11:00Z">
        <w:r w:rsidR="00692F38" w:rsidDel="00107F9C">
          <w:rPr>
            <w:rFonts w:asciiTheme="majorHAnsi" w:hAnsiTheme="majorHAnsi"/>
            <w:sz w:val="20"/>
          </w:rPr>
          <w:delText>the firms’</w:delText>
        </w:r>
      </w:del>
      <w:ins w:id="427" w:author="Han, Wang" w:date="2019-07-22T16:12:00Z">
        <w:r w:rsidR="00107F9C">
          <w:rPr>
            <w:rFonts w:asciiTheme="majorHAnsi" w:hAnsiTheme="majorHAnsi"/>
            <w:sz w:val="20"/>
          </w:rPr>
          <w:t>companies’</w:t>
        </w:r>
      </w:ins>
      <w:r w:rsidR="00692F38">
        <w:rPr>
          <w:rFonts w:asciiTheme="majorHAnsi" w:hAnsiTheme="majorHAnsi"/>
          <w:sz w:val="20"/>
        </w:rPr>
        <w:t xml:space="preserve"> profitability.</w:t>
      </w:r>
      <w:r w:rsidR="00AE1A8C">
        <w:rPr>
          <w:rFonts w:asciiTheme="majorHAnsi" w:hAnsiTheme="majorHAnsi"/>
          <w:sz w:val="20"/>
        </w:rPr>
        <w:t xml:space="preserve"> Besides, the constant terms for all the regressions are significant, negative and large in magnitude, which means that there are </w:t>
      </w:r>
      <w:del w:id="428" w:author="Han, Wang" w:date="2019-07-22T16:13:00Z">
        <w:r w:rsidR="00AE1A8C" w:rsidDel="00107F9C">
          <w:rPr>
            <w:rFonts w:asciiTheme="majorHAnsi" w:hAnsiTheme="majorHAnsi"/>
            <w:sz w:val="20"/>
          </w:rPr>
          <w:delText xml:space="preserve">variations </w:delText>
        </w:r>
      </w:del>
      <w:ins w:id="429" w:author="Han, Wang" w:date="2019-07-22T16:14:00Z">
        <w:r w:rsidR="00107F9C">
          <w:rPr>
            <w:rFonts w:asciiTheme="majorHAnsi" w:hAnsiTheme="majorHAnsi"/>
            <w:sz w:val="20"/>
          </w:rPr>
          <w:t>specific risks</w:t>
        </w:r>
      </w:ins>
      <w:ins w:id="430" w:author="Han, Wang" w:date="2019-07-22T16:13:00Z">
        <w:r w:rsidR="00107F9C">
          <w:rPr>
            <w:rFonts w:asciiTheme="majorHAnsi" w:hAnsiTheme="majorHAnsi"/>
            <w:sz w:val="20"/>
          </w:rPr>
          <w:t xml:space="preserve"> </w:t>
        </w:r>
      </w:ins>
      <w:r w:rsidR="00AE1A8C">
        <w:rPr>
          <w:rFonts w:asciiTheme="majorHAnsi" w:hAnsiTheme="majorHAnsi"/>
          <w:sz w:val="20"/>
        </w:rPr>
        <w:t xml:space="preserve">that are not captured by the five factors, which </w:t>
      </w:r>
      <w:ins w:id="431" w:author="Han, Wang" w:date="2019-07-22T16:14:00Z">
        <w:r w:rsidR="00107F9C">
          <w:rPr>
            <w:rFonts w:asciiTheme="majorHAnsi" w:hAnsiTheme="majorHAnsi"/>
            <w:sz w:val="20"/>
          </w:rPr>
          <w:t>is skewed</w:t>
        </w:r>
      </w:ins>
      <w:ins w:id="432" w:author="Han, Wang" w:date="2019-07-22T16:15:00Z">
        <w:r w:rsidR="00107F9C">
          <w:rPr>
            <w:rFonts w:asciiTheme="majorHAnsi" w:hAnsiTheme="majorHAnsi"/>
            <w:sz w:val="20"/>
          </w:rPr>
          <w:t xml:space="preserve"> to the positive side</w:t>
        </w:r>
      </w:ins>
      <w:ins w:id="433" w:author="Han, Wang" w:date="2019-07-22T16:14:00Z">
        <w:r w:rsidR="00107F9C">
          <w:rPr>
            <w:rFonts w:asciiTheme="majorHAnsi" w:hAnsiTheme="majorHAnsi"/>
            <w:sz w:val="20"/>
          </w:rPr>
          <w:t xml:space="preserve">, i.e., </w:t>
        </w:r>
      </w:ins>
      <w:r w:rsidR="00AE1A8C">
        <w:rPr>
          <w:rFonts w:asciiTheme="majorHAnsi" w:hAnsiTheme="majorHAnsi"/>
          <w:sz w:val="20"/>
        </w:rPr>
        <w:t>tend to over</w:t>
      </w:r>
      <w:ins w:id="434" w:author="Han, Wang" w:date="2019-07-22T16:15:00Z">
        <w:r w:rsidR="00107F9C">
          <w:rPr>
            <w:rFonts w:asciiTheme="majorHAnsi" w:hAnsiTheme="majorHAnsi"/>
            <w:sz w:val="20"/>
          </w:rPr>
          <w:t>estimate</w:t>
        </w:r>
      </w:ins>
      <w:del w:id="435" w:author="Han, Wang" w:date="2019-07-22T16:15:00Z">
        <w:r w:rsidR="00AE1A8C" w:rsidDel="00107F9C">
          <w:rPr>
            <w:rFonts w:asciiTheme="majorHAnsi" w:hAnsiTheme="majorHAnsi"/>
            <w:sz w:val="20"/>
          </w:rPr>
          <w:delText>state</w:delText>
        </w:r>
      </w:del>
      <w:r w:rsidR="00AE1A8C">
        <w:rPr>
          <w:rFonts w:asciiTheme="majorHAnsi" w:hAnsiTheme="majorHAnsi"/>
          <w:sz w:val="20"/>
        </w:rPr>
        <w:t xml:space="preserve"> positive returns and </w:t>
      </w:r>
      <w:del w:id="436" w:author="Han, Wang" w:date="2019-07-22T16:15:00Z">
        <w:r w:rsidR="00AE1A8C" w:rsidDel="00107F9C">
          <w:rPr>
            <w:rFonts w:asciiTheme="majorHAnsi" w:hAnsiTheme="majorHAnsi"/>
            <w:sz w:val="20"/>
          </w:rPr>
          <w:delText xml:space="preserve">understate </w:delText>
        </w:r>
      </w:del>
      <w:ins w:id="437" w:author="Han, Wang" w:date="2019-07-22T16:15:00Z">
        <w:r w:rsidR="00107F9C">
          <w:rPr>
            <w:rFonts w:asciiTheme="majorHAnsi" w:hAnsiTheme="majorHAnsi"/>
            <w:sz w:val="20"/>
          </w:rPr>
          <w:t>underestimate</w:t>
        </w:r>
        <w:r w:rsidR="00107F9C">
          <w:rPr>
            <w:rFonts w:asciiTheme="majorHAnsi" w:hAnsiTheme="majorHAnsi"/>
            <w:sz w:val="20"/>
          </w:rPr>
          <w:t xml:space="preserve"> </w:t>
        </w:r>
      </w:ins>
      <w:r w:rsidR="00AE1A8C">
        <w:rPr>
          <w:rFonts w:asciiTheme="majorHAnsi" w:hAnsiTheme="majorHAnsi"/>
          <w:sz w:val="20"/>
        </w:rPr>
        <w:t>negative returns.</w:t>
      </w:r>
      <w:del w:id="438" w:author="Han, Wang" w:date="2019-07-22T16:16:00Z">
        <w:r w:rsidR="00AE1A8C" w:rsidDel="00107F9C">
          <w:rPr>
            <w:rFonts w:asciiTheme="majorHAnsi" w:hAnsiTheme="majorHAnsi"/>
            <w:sz w:val="20"/>
          </w:rPr>
          <w:delText xml:space="preserve"> </w:delText>
        </w:r>
      </w:del>
    </w:p>
    <w:tbl>
      <w:tblPr>
        <w:tblStyle w:val="TableGrid"/>
        <w:tblW w:w="0" w:type="auto"/>
        <w:tblLook w:val="04A0" w:firstRow="1" w:lastRow="0" w:firstColumn="1" w:lastColumn="0" w:noHBand="0" w:noVBand="1"/>
      </w:tblPr>
      <w:tblGrid>
        <w:gridCol w:w="4405"/>
      </w:tblGrid>
      <w:tr w:rsidR="004C37AA" w14:paraId="068329E0" w14:textId="77777777" w:rsidTr="00DE46AC">
        <w:tc>
          <w:tcPr>
            <w:tcW w:w="4405" w:type="dxa"/>
            <w:tcBorders>
              <w:top w:val="dashSmallGap" w:sz="4" w:space="0" w:color="auto"/>
              <w:left w:val="dashSmallGap" w:sz="4" w:space="0" w:color="auto"/>
              <w:bottom w:val="nil"/>
              <w:right w:val="nil"/>
            </w:tcBorders>
          </w:tcPr>
          <w:p w14:paraId="59C4A955" w14:textId="77777777" w:rsidR="00DE46AC" w:rsidRDefault="004C37AA" w:rsidP="004C37AA">
            <w:pPr>
              <w:jc w:val="both"/>
              <w:rPr>
                <w:rFonts w:asciiTheme="majorHAnsi" w:hAnsiTheme="majorHAnsi"/>
                <w:i/>
                <w:sz w:val="18"/>
              </w:rPr>
            </w:pPr>
            <w:r w:rsidRPr="004C37AA">
              <w:rPr>
                <w:rFonts w:asciiTheme="majorHAnsi" w:hAnsiTheme="majorHAnsi"/>
                <w:i/>
                <w:sz w:val="18"/>
              </w:rPr>
              <w:t xml:space="preserve">Figure n: </w:t>
            </w:r>
          </w:p>
          <w:p w14:paraId="68A113D8" w14:textId="77777777" w:rsidR="004C37AA" w:rsidRDefault="004C37AA" w:rsidP="00DE46AC">
            <w:pPr>
              <w:jc w:val="both"/>
              <w:rPr>
                <w:rFonts w:asciiTheme="majorHAnsi" w:hAnsiTheme="majorHAnsi"/>
                <w:sz w:val="20"/>
              </w:rPr>
            </w:pPr>
            <w:r w:rsidRPr="004C37AA">
              <w:rPr>
                <w:rFonts w:asciiTheme="majorHAnsi" w:hAnsiTheme="majorHAnsi"/>
                <w:i/>
                <w:sz w:val="18"/>
              </w:rPr>
              <w:t xml:space="preserve">Regression </w:t>
            </w:r>
            <w:r w:rsidR="00DE46AC">
              <w:rPr>
                <w:rFonts w:asciiTheme="majorHAnsi" w:hAnsiTheme="majorHAnsi"/>
                <w:i/>
                <w:sz w:val="18"/>
              </w:rPr>
              <w:t>by</w:t>
            </w:r>
            <w:r>
              <w:rPr>
                <w:rFonts w:asciiTheme="majorHAnsi" w:hAnsiTheme="majorHAnsi"/>
                <w:i/>
                <w:sz w:val="18"/>
              </w:rPr>
              <w:t xml:space="preserve"> Positive/Negative S</w:t>
            </w:r>
            <w:r w:rsidR="00DE46AC">
              <w:rPr>
                <w:rFonts w:asciiTheme="majorHAnsi" w:hAnsiTheme="majorHAnsi"/>
                <w:i/>
                <w:sz w:val="18"/>
              </w:rPr>
              <w:t>&amp;</w:t>
            </w:r>
            <w:r>
              <w:rPr>
                <w:rFonts w:asciiTheme="majorHAnsi" w:hAnsiTheme="majorHAnsi"/>
                <w:i/>
                <w:sz w:val="18"/>
              </w:rPr>
              <w:t>P500 Return Months</w:t>
            </w:r>
          </w:p>
        </w:tc>
      </w:tr>
    </w:tbl>
    <w:p w14:paraId="70EA3922" w14:textId="77777777" w:rsidR="00DE46AC" w:rsidRDefault="00021429" w:rsidP="003816A4">
      <w:pPr>
        <w:jc w:val="both"/>
        <w:rPr>
          <w:rFonts w:asciiTheme="majorHAnsi" w:hAnsiTheme="majorHAnsi"/>
          <w:sz w:val="20"/>
        </w:rPr>
      </w:pPr>
      <w:r>
        <w:rPr>
          <w:rFonts w:asciiTheme="majorHAnsi" w:hAnsiTheme="majorHAnsi"/>
          <w:noProof/>
          <w:sz w:val="20"/>
          <w:lang w:eastAsia="en-US"/>
        </w:rPr>
        <w:lastRenderedPageBreak/>
        <w:drawing>
          <wp:inline distT="0" distB="0" distL="0" distR="0" wp14:anchorId="5732D2AF" wp14:editId="53C9685A">
            <wp:extent cx="3430321" cy="1548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itive-return and Negative-return Months.png"/>
                    <pic:cNvPicPr/>
                  </pic:nvPicPr>
                  <pic:blipFill rotWithShape="1">
                    <a:blip r:embed="rId26">
                      <a:extLst>
                        <a:ext uri="{28A0092B-C50C-407E-A947-70E740481C1C}">
                          <a14:useLocalDpi xmlns:a14="http://schemas.microsoft.com/office/drawing/2010/main" val="0"/>
                        </a:ext>
                      </a:extLst>
                    </a:blip>
                    <a:srcRect l="2748" t="35398" r="48401" b="8462"/>
                    <a:stretch/>
                  </pic:blipFill>
                  <pic:spPr bwMode="auto">
                    <a:xfrm>
                      <a:off x="0" y="0"/>
                      <a:ext cx="3559785" cy="1606747"/>
                    </a:xfrm>
                    <a:prstGeom prst="rect">
                      <a:avLst/>
                    </a:prstGeom>
                    <a:ln>
                      <a:noFill/>
                    </a:ln>
                    <a:extLst>
                      <a:ext uri="{53640926-AAD7-44D8-BBD7-CCE9431645EC}">
                        <a14:shadowObscured xmlns:a14="http://schemas.microsoft.com/office/drawing/2010/main"/>
                      </a:ext>
                    </a:extLst>
                  </pic:spPr>
                </pic:pic>
              </a:graphicData>
            </a:graphic>
          </wp:inline>
        </w:drawing>
      </w:r>
    </w:p>
    <w:p w14:paraId="649EC77C" w14:textId="77777777" w:rsidR="00284E8D" w:rsidRDefault="00692F38" w:rsidP="003816A4">
      <w:pPr>
        <w:jc w:val="both"/>
        <w:rPr>
          <w:rFonts w:asciiTheme="majorHAnsi" w:hAnsiTheme="majorHAnsi"/>
          <w:sz w:val="20"/>
        </w:rPr>
      </w:pPr>
      <w:r>
        <w:rPr>
          <w:rFonts w:asciiTheme="majorHAnsi" w:hAnsiTheme="majorHAnsi"/>
          <w:sz w:val="20"/>
        </w:rPr>
        <w:t xml:space="preserve">Figure n and n below show the </w:t>
      </w:r>
      <w:del w:id="439" w:author="Han, Wang" w:date="2019-07-22T16:18:00Z">
        <w:r w:rsidDel="00107F9C">
          <w:rPr>
            <w:rFonts w:asciiTheme="majorHAnsi" w:hAnsiTheme="majorHAnsi"/>
            <w:sz w:val="20"/>
          </w:rPr>
          <w:delText xml:space="preserve">correlations </w:delText>
        </w:r>
      </w:del>
      <w:ins w:id="440" w:author="Han, Wang" w:date="2019-07-22T16:18:00Z">
        <w:r w:rsidR="00107F9C">
          <w:rPr>
            <w:rFonts w:asciiTheme="majorHAnsi" w:hAnsiTheme="majorHAnsi"/>
            <w:sz w:val="20"/>
          </w:rPr>
          <w:t>linear relationships</w:t>
        </w:r>
        <w:r w:rsidR="00107F9C">
          <w:rPr>
            <w:rFonts w:asciiTheme="majorHAnsi" w:hAnsiTheme="majorHAnsi"/>
            <w:sz w:val="20"/>
          </w:rPr>
          <w:t xml:space="preserve"> </w:t>
        </w:r>
      </w:ins>
      <w:r>
        <w:rPr>
          <w:rFonts w:asciiTheme="majorHAnsi" w:hAnsiTheme="majorHAnsi"/>
          <w:sz w:val="20"/>
        </w:rPr>
        <w:t xml:space="preserve">among the five factors by regressing each one of </w:t>
      </w:r>
      <w:del w:id="441" w:author="Han, Wang" w:date="2019-07-22T16:16:00Z">
        <w:r w:rsidDel="00107F9C">
          <w:rPr>
            <w:rFonts w:asciiTheme="majorHAnsi" w:hAnsiTheme="majorHAnsi"/>
            <w:sz w:val="20"/>
          </w:rPr>
          <w:delText>the factor</w:delText>
        </w:r>
      </w:del>
      <w:ins w:id="442" w:author="Han, Wang" w:date="2019-07-22T16:16:00Z">
        <w:r w:rsidR="00107F9C">
          <w:rPr>
            <w:rFonts w:asciiTheme="majorHAnsi" w:hAnsiTheme="majorHAnsi"/>
            <w:sz w:val="20"/>
          </w:rPr>
          <w:t>them</w:t>
        </w:r>
      </w:ins>
      <w:r>
        <w:rPr>
          <w:rFonts w:asciiTheme="majorHAnsi" w:hAnsiTheme="majorHAnsi"/>
          <w:sz w:val="20"/>
        </w:rPr>
        <w:t xml:space="preserve"> </w:t>
      </w:r>
      <w:ins w:id="443" w:author="Han, Wang" w:date="2019-07-22T16:16:00Z">
        <w:r w:rsidR="00107F9C">
          <w:rPr>
            <w:rFonts w:asciiTheme="majorHAnsi" w:hAnsiTheme="majorHAnsi"/>
            <w:sz w:val="20"/>
          </w:rPr>
          <w:t>w.r.t</w:t>
        </w:r>
      </w:ins>
      <w:del w:id="444" w:author="Han, Wang" w:date="2019-07-22T16:16:00Z">
        <w:r w:rsidDel="00107F9C">
          <w:rPr>
            <w:rFonts w:asciiTheme="majorHAnsi" w:hAnsiTheme="majorHAnsi"/>
            <w:sz w:val="20"/>
          </w:rPr>
          <w:delText>on</w:delText>
        </w:r>
      </w:del>
      <w:r>
        <w:rPr>
          <w:rFonts w:asciiTheme="majorHAnsi" w:hAnsiTheme="majorHAnsi"/>
          <w:sz w:val="20"/>
        </w:rPr>
        <w:t xml:space="preserve"> the other four during S&amp;P 500’s positive-return months and negative-return months respectively. </w:t>
      </w:r>
    </w:p>
    <w:p w14:paraId="3A57BCE2" w14:textId="77777777" w:rsidR="00284E8D" w:rsidRDefault="00DA7217" w:rsidP="00284E8D">
      <w:pPr>
        <w:pStyle w:val="ListParagraph"/>
        <w:numPr>
          <w:ilvl w:val="0"/>
          <w:numId w:val="6"/>
        </w:numPr>
        <w:jc w:val="both"/>
        <w:rPr>
          <w:rFonts w:asciiTheme="majorHAnsi" w:hAnsiTheme="majorHAnsi"/>
          <w:sz w:val="20"/>
        </w:rPr>
      </w:pPr>
      <w:r w:rsidRPr="00284E8D">
        <w:rPr>
          <w:rFonts w:asciiTheme="majorHAnsi" w:hAnsiTheme="majorHAnsi"/>
          <w:sz w:val="20"/>
        </w:rPr>
        <w:t>It can be seen that HML is redundant in both</w:t>
      </w:r>
      <w:r w:rsidR="004D5865" w:rsidRPr="00284E8D">
        <w:rPr>
          <w:rFonts w:asciiTheme="majorHAnsi" w:hAnsiTheme="majorHAnsi"/>
          <w:sz w:val="20"/>
        </w:rPr>
        <w:t xml:space="preserve"> the</w:t>
      </w:r>
      <w:r w:rsidRPr="00284E8D">
        <w:rPr>
          <w:rFonts w:asciiTheme="majorHAnsi" w:hAnsiTheme="majorHAnsi"/>
          <w:sz w:val="20"/>
        </w:rPr>
        <w:t xml:space="preserve"> positive-return</w:t>
      </w:r>
      <w:ins w:id="445" w:author="Han, Wang" w:date="2019-07-22T16:27:00Z">
        <w:r w:rsidR="009E22AB">
          <w:rPr>
            <w:rFonts w:asciiTheme="majorHAnsi" w:hAnsiTheme="majorHAnsi"/>
            <w:sz w:val="20"/>
          </w:rPr>
          <w:t>ed</w:t>
        </w:r>
      </w:ins>
      <w:r w:rsidRPr="00284E8D">
        <w:rPr>
          <w:rFonts w:asciiTheme="majorHAnsi" w:hAnsiTheme="majorHAnsi"/>
          <w:sz w:val="20"/>
        </w:rPr>
        <w:t xml:space="preserve"> </w:t>
      </w:r>
      <w:ins w:id="446" w:author="Han, Wang" w:date="2019-07-22T16:27:00Z">
        <w:r w:rsidR="009E22AB">
          <w:rPr>
            <w:rFonts w:asciiTheme="majorHAnsi" w:hAnsiTheme="majorHAnsi"/>
            <w:sz w:val="20"/>
          </w:rPr>
          <w:t>periods</w:t>
        </w:r>
      </w:ins>
      <w:del w:id="447" w:author="Han, Wang" w:date="2019-07-22T16:27:00Z">
        <w:r w:rsidRPr="00284E8D" w:rsidDel="009E22AB">
          <w:rPr>
            <w:rFonts w:asciiTheme="majorHAnsi" w:hAnsiTheme="majorHAnsi"/>
            <w:sz w:val="20"/>
          </w:rPr>
          <w:delText>scenario</w:delText>
        </w:r>
      </w:del>
      <w:r w:rsidRPr="00284E8D">
        <w:rPr>
          <w:rFonts w:asciiTheme="majorHAnsi" w:hAnsiTheme="majorHAnsi"/>
          <w:sz w:val="20"/>
        </w:rPr>
        <w:t xml:space="preserve"> and </w:t>
      </w:r>
      <w:r w:rsidR="004D5865" w:rsidRPr="00284E8D">
        <w:rPr>
          <w:rFonts w:asciiTheme="majorHAnsi" w:hAnsiTheme="majorHAnsi"/>
          <w:sz w:val="20"/>
        </w:rPr>
        <w:t xml:space="preserve">the </w:t>
      </w:r>
      <w:r w:rsidRPr="00284E8D">
        <w:rPr>
          <w:rFonts w:asciiTheme="majorHAnsi" w:hAnsiTheme="majorHAnsi"/>
          <w:sz w:val="20"/>
        </w:rPr>
        <w:t>negative-return</w:t>
      </w:r>
      <w:ins w:id="448" w:author="Han, Wang" w:date="2019-07-22T16:27:00Z">
        <w:r w:rsidR="009E22AB">
          <w:rPr>
            <w:rFonts w:asciiTheme="majorHAnsi" w:hAnsiTheme="majorHAnsi"/>
            <w:sz w:val="20"/>
          </w:rPr>
          <w:t>ed</w:t>
        </w:r>
      </w:ins>
      <w:r w:rsidRPr="00284E8D">
        <w:rPr>
          <w:rFonts w:asciiTheme="majorHAnsi" w:hAnsiTheme="majorHAnsi"/>
          <w:sz w:val="20"/>
        </w:rPr>
        <w:t xml:space="preserve"> </w:t>
      </w:r>
      <w:ins w:id="449" w:author="Han, Wang" w:date="2019-07-22T16:27:00Z">
        <w:r w:rsidR="009E22AB">
          <w:rPr>
            <w:rFonts w:asciiTheme="majorHAnsi" w:hAnsiTheme="majorHAnsi"/>
            <w:sz w:val="20"/>
          </w:rPr>
          <w:t>periods</w:t>
        </w:r>
      </w:ins>
      <w:del w:id="450" w:author="Han, Wang" w:date="2019-07-22T16:27:00Z">
        <w:r w:rsidRPr="00284E8D" w:rsidDel="009E22AB">
          <w:rPr>
            <w:rFonts w:asciiTheme="majorHAnsi" w:hAnsiTheme="majorHAnsi"/>
            <w:sz w:val="20"/>
          </w:rPr>
          <w:delText>scenario</w:delText>
        </w:r>
      </w:del>
      <w:r w:rsidRPr="00284E8D">
        <w:rPr>
          <w:rFonts w:asciiTheme="majorHAnsi" w:hAnsiTheme="majorHAnsi"/>
          <w:sz w:val="20"/>
        </w:rPr>
        <w:t xml:space="preserve">. </w:t>
      </w:r>
      <w:r w:rsidR="00284E8D" w:rsidRPr="00284E8D">
        <w:rPr>
          <w:rFonts w:asciiTheme="majorHAnsi" w:hAnsiTheme="majorHAnsi"/>
          <w:sz w:val="20"/>
        </w:rPr>
        <w:t xml:space="preserve">And </w:t>
      </w:r>
      <w:r w:rsidRPr="00284E8D">
        <w:rPr>
          <w:rFonts w:asciiTheme="majorHAnsi" w:hAnsiTheme="majorHAnsi"/>
          <w:sz w:val="20"/>
        </w:rPr>
        <w:t xml:space="preserve">CMA is redundant </w:t>
      </w:r>
      <w:r w:rsidR="004D5865" w:rsidRPr="00284E8D">
        <w:rPr>
          <w:rFonts w:asciiTheme="majorHAnsi" w:hAnsiTheme="majorHAnsi"/>
          <w:sz w:val="20"/>
        </w:rPr>
        <w:t xml:space="preserve">in the </w:t>
      </w:r>
      <w:r w:rsidRPr="00284E8D">
        <w:rPr>
          <w:rFonts w:asciiTheme="majorHAnsi" w:hAnsiTheme="majorHAnsi"/>
          <w:sz w:val="20"/>
        </w:rPr>
        <w:t>negative-return</w:t>
      </w:r>
      <w:ins w:id="451" w:author="Han, Wang" w:date="2019-07-22T16:28:00Z">
        <w:r w:rsidR="009E22AB">
          <w:rPr>
            <w:rFonts w:asciiTheme="majorHAnsi" w:hAnsiTheme="majorHAnsi"/>
            <w:sz w:val="20"/>
          </w:rPr>
          <w:t>ed</w:t>
        </w:r>
      </w:ins>
      <w:r w:rsidRPr="00284E8D">
        <w:rPr>
          <w:rFonts w:asciiTheme="majorHAnsi" w:hAnsiTheme="majorHAnsi"/>
          <w:sz w:val="20"/>
        </w:rPr>
        <w:t xml:space="preserve"> </w:t>
      </w:r>
      <w:ins w:id="452" w:author="Han, Wang" w:date="2019-07-22T16:28:00Z">
        <w:r w:rsidR="009E22AB">
          <w:rPr>
            <w:rFonts w:asciiTheme="majorHAnsi" w:hAnsiTheme="majorHAnsi"/>
            <w:sz w:val="20"/>
          </w:rPr>
          <w:t>period only</w:t>
        </w:r>
      </w:ins>
      <w:del w:id="453" w:author="Han, Wang" w:date="2019-07-22T16:28:00Z">
        <w:r w:rsidRPr="00284E8D" w:rsidDel="009E22AB">
          <w:rPr>
            <w:rFonts w:asciiTheme="majorHAnsi" w:hAnsiTheme="majorHAnsi"/>
            <w:sz w:val="20"/>
          </w:rPr>
          <w:delText>scenario</w:delText>
        </w:r>
      </w:del>
      <w:r w:rsidRPr="00284E8D">
        <w:rPr>
          <w:rFonts w:asciiTheme="majorHAnsi" w:hAnsiTheme="majorHAnsi"/>
          <w:sz w:val="20"/>
        </w:rPr>
        <w:t>.</w:t>
      </w:r>
      <w:r w:rsidR="004D5865" w:rsidRPr="00284E8D">
        <w:rPr>
          <w:rFonts w:asciiTheme="majorHAnsi" w:hAnsiTheme="majorHAnsi"/>
          <w:sz w:val="20"/>
        </w:rPr>
        <w:t xml:space="preserve"> </w:t>
      </w:r>
    </w:p>
    <w:p w14:paraId="52F605F6" w14:textId="77777777" w:rsidR="00284E8D" w:rsidRDefault="004D5865" w:rsidP="00284E8D">
      <w:pPr>
        <w:pStyle w:val="ListParagraph"/>
        <w:numPr>
          <w:ilvl w:val="0"/>
          <w:numId w:val="6"/>
        </w:numPr>
        <w:jc w:val="both"/>
        <w:rPr>
          <w:rFonts w:asciiTheme="majorHAnsi" w:hAnsiTheme="majorHAnsi"/>
          <w:sz w:val="20"/>
        </w:rPr>
      </w:pPr>
      <w:r w:rsidRPr="00284E8D">
        <w:rPr>
          <w:rFonts w:asciiTheme="majorHAnsi" w:hAnsiTheme="majorHAnsi"/>
          <w:sz w:val="20"/>
        </w:rPr>
        <w:t xml:space="preserve">The five factors are tightly </w:t>
      </w:r>
      <w:ins w:id="454" w:author="Han, Wang" w:date="2019-07-22T16:28:00Z">
        <w:r w:rsidR="009E22AB">
          <w:rPr>
            <w:rFonts w:asciiTheme="majorHAnsi" w:hAnsiTheme="majorHAnsi"/>
            <w:sz w:val="20"/>
          </w:rPr>
          <w:t>dependent</w:t>
        </w:r>
      </w:ins>
      <w:del w:id="455" w:author="Han, Wang" w:date="2019-07-22T16:28:00Z">
        <w:r w:rsidRPr="00284E8D" w:rsidDel="009E22AB">
          <w:rPr>
            <w:rFonts w:asciiTheme="majorHAnsi" w:hAnsiTheme="majorHAnsi"/>
            <w:sz w:val="20"/>
          </w:rPr>
          <w:delText>correlated</w:delText>
        </w:r>
      </w:del>
      <w:r w:rsidRPr="00284E8D">
        <w:rPr>
          <w:rFonts w:asciiTheme="majorHAnsi" w:hAnsiTheme="majorHAnsi"/>
          <w:sz w:val="20"/>
        </w:rPr>
        <w:t xml:space="preserve"> to each other, and the </w:t>
      </w:r>
      <w:del w:id="456" w:author="Han, Wang" w:date="2019-07-22T16:28:00Z">
        <w:r w:rsidRPr="00284E8D" w:rsidDel="009E22AB">
          <w:rPr>
            <w:rFonts w:asciiTheme="majorHAnsi" w:hAnsiTheme="majorHAnsi"/>
            <w:sz w:val="20"/>
          </w:rPr>
          <w:delText xml:space="preserve">correlations </w:delText>
        </w:r>
      </w:del>
      <w:ins w:id="457" w:author="Han, Wang" w:date="2019-07-22T16:28:00Z">
        <w:r w:rsidR="009E22AB">
          <w:rPr>
            <w:rFonts w:asciiTheme="majorHAnsi" w:hAnsiTheme="majorHAnsi"/>
            <w:sz w:val="20"/>
          </w:rPr>
          <w:t>dependencies</w:t>
        </w:r>
        <w:r w:rsidR="009E22AB" w:rsidRPr="00284E8D">
          <w:rPr>
            <w:rFonts w:asciiTheme="majorHAnsi" w:hAnsiTheme="majorHAnsi"/>
            <w:sz w:val="20"/>
          </w:rPr>
          <w:t xml:space="preserve"> </w:t>
        </w:r>
      </w:ins>
      <w:del w:id="458" w:author="Han, Wang" w:date="2019-07-22T16:28:00Z">
        <w:r w:rsidRPr="00284E8D" w:rsidDel="009E22AB">
          <w:rPr>
            <w:rFonts w:asciiTheme="majorHAnsi" w:hAnsiTheme="majorHAnsi"/>
            <w:sz w:val="20"/>
          </w:rPr>
          <w:delText xml:space="preserve">are </w:delText>
        </w:r>
      </w:del>
      <w:ins w:id="459" w:author="Han, Wang" w:date="2019-07-22T16:28:00Z">
        <w:r w:rsidR="009E22AB">
          <w:rPr>
            <w:rFonts w:asciiTheme="majorHAnsi" w:hAnsiTheme="majorHAnsi"/>
            <w:sz w:val="20"/>
          </w:rPr>
          <w:t>are</w:t>
        </w:r>
        <w:r w:rsidR="009E22AB" w:rsidRPr="00284E8D">
          <w:rPr>
            <w:rFonts w:asciiTheme="majorHAnsi" w:hAnsiTheme="majorHAnsi"/>
            <w:sz w:val="20"/>
          </w:rPr>
          <w:t xml:space="preserve"> </w:t>
        </w:r>
      </w:ins>
      <w:del w:id="460" w:author="Han, Wang" w:date="2019-07-22T16:28:00Z">
        <w:r w:rsidRPr="00284E8D" w:rsidDel="009E22AB">
          <w:rPr>
            <w:rFonts w:asciiTheme="majorHAnsi" w:hAnsiTheme="majorHAnsi"/>
            <w:sz w:val="20"/>
          </w:rPr>
          <w:delText xml:space="preserve">stronger </w:delText>
        </w:r>
      </w:del>
      <w:ins w:id="461" w:author="Han, Wang" w:date="2019-07-22T16:28:00Z">
        <w:r w:rsidR="009E22AB">
          <w:rPr>
            <w:rFonts w:asciiTheme="majorHAnsi" w:hAnsiTheme="majorHAnsi"/>
            <w:sz w:val="20"/>
          </w:rPr>
          <w:t>higher</w:t>
        </w:r>
        <w:r w:rsidR="009E22AB" w:rsidRPr="00284E8D">
          <w:rPr>
            <w:rFonts w:asciiTheme="majorHAnsi" w:hAnsiTheme="majorHAnsi"/>
            <w:sz w:val="20"/>
          </w:rPr>
          <w:t xml:space="preserve"> </w:t>
        </w:r>
      </w:ins>
      <w:r w:rsidRPr="00284E8D">
        <w:rPr>
          <w:rFonts w:asciiTheme="majorHAnsi" w:hAnsiTheme="majorHAnsi"/>
          <w:sz w:val="20"/>
        </w:rPr>
        <w:t>in the positive-</w:t>
      </w:r>
      <w:ins w:id="462" w:author="Han, Wang" w:date="2019-07-22T16:29:00Z">
        <w:r w:rsidR="009E22AB">
          <w:rPr>
            <w:rFonts w:asciiTheme="majorHAnsi" w:hAnsiTheme="majorHAnsi"/>
            <w:sz w:val="20"/>
          </w:rPr>
          <w:t>returned</w:t>
        </w:r>
      </w:ins>
      <w:del w:id="463" w:author="Han, Wang" w:date="2019-07-22T16:29:00Z">
        <w:r w:rsidRPr="00284E8D" w:rsidDel="009E22AB">
          <w:rPr>
            <w:rFonts w:asciiTheme="majorHAnsi" w:hAnsiTheme="majorHAnsi"/>
            <w:sz w:val="20"/>
          </w:rPr>
          <w:delText>month</w:delText>
        </w:r>
      </w:del>
      <w:r w:rsidRPr="00284E8D">
        <w:rPr>
          <w:rFonts w:asciiTheme="majorHAnsi" w:hAnsiTheme="majorHAnsi"/>
          <w:sz w:val="20"/>
        </w:rPr>
        <w:t xml:space="preserve"> </w:t>
      </w:r>
      <w:ins w:id="464" w:author="Han, Wang" w:date="2019-07-22T16:29:00Z">
        <w:r w:rsidR="009E22AB">
          <w:rPr>
            <w:rFonts w:asciiTheme="majorHAnsi" w:hAnsiTheme="majorHAnsi"/>
            <w:sz w:val="20"/>
          </w:rPr>
          <w:t>periods</w:t>
        </w:r>
      </w:ins>
      <w:del w:id="465" w:author="Han, Wang" w:date="2019-07-22T16:29:00Z">
        <w:r w:rsidRPr="00284E8D" w:rsidDel="009E22AB">
          <w:rPr>
            <w:rFonts w:asciiTheme="majorHAnsi" w:hAnsiTheme="majorHAnsi"/>
            <w:sz w:val="20"/>
          </w:rPr>
          <w:delText>scenario</w:delText>
        </w:r>
      </w:del>
      <w:r w:rsidRPr="00284E8D">
        <w:rPr>
          <w:rFonts w:asciiTheme="majorHAnsi" w:hAnsiTheme="majorHAnsi"/>
          <w:sz w:val="20"/>
        </w:rPr>
        <w:t>.</w:t>
      </w:r>
    </w:p>
    <w:p w14:paraId="434FA2BB" w14:textId="77777777" w:rsidR="00500CA2" w:rsidRDefault="00284E8D" w:rsidP="00284E8D">
      <w:pPr>
        <w:pStyle w:val="ListParagraph"/>
        <w:numPr>
          <w:ilvl w:val="0"/>
          <w:numId w:val="6"/>
        </w:numPr>
        <w:jc w:val="both"/>
        <w:rPr>
          <w:rFonts w:asciiTheme="majorHAnsi" w:hAnsiTheme="majorHAnsi"/>
          <w:sz w:val="20"/>
        </w:rPr>
      </w:pPr>
      <w:commentRangeStart w:id="466"/>
      <w:r>
        <w:rPr>
          <w:rFonts w:asciiTheme="majorHAnsi" w:hAnsiTheme="majorHAnsi"/>
          <w:sz w:val="20"/>
        </w:rPr>
        <w:t>In the positive-return</w:t>
      </w:r>
      <w:ins w:id="467" w:author="Han, Wang" w:date="2019-07-22T16:29:00Z">
        <w:r w:rsidR="009E22AB">
          <w:rPr>
            <w:rFonts w:asciiTheme="majorHAnsi" w:hAnsiTheme="majorHAnsi"/>
            <w:sz w:val="20"/>
          </w:rPr>
          <w:t>ed</w:t>
        </w:r>
      </w:ins>
      <w:r>
        <w:rPr>
          <w:rFonts w:asciiTheme="majorHAnsi" w:hAnsiTheme="majorHAnsi"/>
          <w:sz w:val="20"/>
        </w:rPr>
        <w:t xml:space="preserve"> </w:t>
      </w:r>
      <w:ins w:id="468" w:author="Han, Wang" w:date="2019-07-22T16:29:00Z">
        <w:r w:rsidR="009E22AB">
          <w:rPr>
            <w:rFonts w:asciiTheme="majorHAnsi" w:hAnsiTheme="majorHAnsi"/>
            <w:sz w:val="20"/>
          </w:rPr>
          <w:t>period</w:t>
        </w:r>
      </w:ins>
      <w:del w:id="469" w:author="Han, Wang" w:date="2019-07-22T16:29:00Z">
        <w:r w:rsidDel="009E22AB">
          <w:rPr>
            <w:rFonts w:asciiTheme="majorHAnsi" w:hAnsiTheme="majorHAnsi"/>
            <w:sz w:val="20"/>
          </w:rPr>
          <w:delText>scenario</w:delText>
        </w:r>
      </w:del>
      <w:r>
        <w:rPr>
          <w:rFonts w:asciiTheme="majorHAnsi" w:hAnsiTheme="majorHAnsi"/>
          <w:sz w:val="20"/>
        </w:rPr>
        <w:t>, the coefficient of market excess return is always negative, and equivalently all the coefficients are negative in the regression of market excess return. The interpretation is the better risk appetite on firms’ profitability and investment return</w:t>
      </w:r>
      <w:r w:rsidR="00500CA2">
        <w:rPr>
          <w:rFonts w:asciiTheme="majorHAnsi" w:hAnsiTheme="majorHAnsi"/>
          <w:sz w:val="20"/>
        </w:rPr>
        <w:t xml:space="preserve"> will help the market boom further (or the causal relationship can be the other way round). But risk appetite for firm size seems to effect in an opposite way.</w:t>
      </w:r>
      <w:commentRangeEnd w:id="466"/>
      <w:r w:rsidR="009D2B8C">
        <w:rPr>
          <w:rStyle w:val="CommentReference"/>
        </w:rPr>
        <w:commentReference w:id="466"/>
      </w:r>
    </w:p>
    <w:p w14:paraId="6122BD25" w14:textId="77777777" w:rsidR="00DE46AC" w:rsidRPr="00284E8D" w:rsidRDefault="00500CA2" w:rsidP="00284E8D">
      <w:pPr>
        <w:pStyle w:val="ListParagraph"/>
        <w:numPr>
          <w:ilvl w:val="0"/>
          <w:numId w:val="6"/>
        </w:numPr>
        <w:jc w:val="both"/>
        <w:rPr>
          <w:rFonts w:asciiTheme="majorHAnsi" w:hAnsiTheme="majorHAnsi"/>
          <w:sz w:val="20"/>
        </w:rPr>
      </w:pPr>
      <w:commentRangeStart w:id="470"/>
      <w:r>
        <w:rPr>
          <w:rFonts w:asciiTheme="majorHAnsi" w:hAnsiTheme="majorHAnsi"/>
          <w:sz w:val="20"/>
        </w:rPr>
        <w:t xml:space="preserve">In the negative-return scenario, </w:t>
      </w:r>
      <w:r w:rsidR="00A85186">
        <w:rPr>
          <w:rFonts w:asciiTheme="majorHAnsi" w:hAnsiTheme="majorHAnsi"/>
          <w:sz w:val="20"/>
        </w:rPr>
        <w:t>the less risk appetite on firms’ size, B/M ratio and investment return tends to relieve some market downturn pressure (or it is the market downturn makes investors risk averse towards riskier firms with small size, low B/M ratio and aggressive investment).</w:t>
      </w:r>
      <w:r w:rsidR="007D3385" w:rsidRPr="00284E8D">
        <w:rPr>
          <w:rFonts w:asciiTheme="majorHAnsi" w:hAnsiTheme="majorHAnsi"/>
          <w:sz w:val="20"/>
        </w:rPr>
        <w:t xml:space="preserve"> </w:t>
      </w:r>
      <w:r w:rsidR="00DA7217" w:rsidRPr="00284E8D">
        <w:rPr>
          <w:rFonts w:asciiTheme="majorHAnsi" w:hAnsiTheme="majorHAnsi"/>
          <w:sz w:val="20"/>
        </w:rPr>
        <w:t xml:space="preserve"> </w:t>
      </w:r>
      <w:commentRangeEnd w:id="470"/>
      <w:r w:rsidR="009D2B8C">
        <w:rPr>
          <w:rStyle w:val="CommentReference"/>
        </w:rPr>
        <w:commentReference w:id="470"/>
      </w:r>
    </w:p>
    <w:tbl>
      <w:tblPr>
        <w:tblStyle w:val="TableGrid"/>
        <w:tblW w:w="0" w:type="auto"/>
        <w:tblLook w:val="04A0" w:firstRow="1" w:lastRow="0" w:firstColumn="1" w:lastColumn="0" w:noHBand="0" w:noVBand="1"/>
      </w:tblPr>
      <w:tblGrid>
        <w:gridCol w:w="4720"/>
      </w:tblGrid>
      <w:tr w:rsidR="00DE46AC" w14:paraId="5799A597" w14:textId="77777777" w:rsidTr="00DE46AC">
        <w:tc>
          <w:tcPr>
            <w:tcW w:w="4787" w:type="dxa"/>
            <w:tcBorders>
              <w:top w:val="dashSmallGap" w:sz="4" w:space="0" w:color="auto"/>
              <w:left w:val="dashSmallGap" w:sz="4" w:space="0" w:color="auto"/>
              <w:bottom w:val="nil"/>
              <w:right w:val="nil"/>
            </w:tcBorders>
          </w:tcPr>
          <w:p w14:paraId="0CBF0CC9" w14:textId="77777777" w:rsidR="00DE46AC" w:rsidRDefault="00DE46AC" w:rsidP="003816A4">
            <w:pPr>
              <w:jc w:val="both"/>
              <w:rPr>
                <w:rFonts w:asciiTheme="majorHAnsi" w:hAnsiTheme="majorHAnsi"/>
                <w:i/>
                <w:sz w:val="18"/>
              </w:rPr>
            </w:pPr>
            <w:r w:rsidRPr="004C37AA">
              <w:rPr>
                <w:rFonts w:asciiTheme="majorHAnsi" w:hAnsiTheme="majorHAnsi"/>
                <w:i/>
                <w:sz w:val="18"/>
              </w:rPr>
              <w:t xml:space="preserve">Figure n: </w:t>
            </w:r>
          </w:p>
          <w:p w14:paraId="185A346B" w14:textId="77777777" w:rsidR="00DE46AC" w:rsidRDefault="00DE46AC" w:rsidP="00DE46AC">
            <w:pPr>
              <w:rPr>
                <w:rFonts w:asciiTheme="majorHAnsi" w:hAnsiTheme="majorHAnsi"/>
                <w:sz w:val="20"/>
              </w:rPr>
            </w:pPr>
            <w:r w:rsidRPr="004C37AA">
              <w:rPr>
                <w:rFonts w:asciiTheme="majorHAnsi" w:hAnsiTheme="majorHAnsi"/>
                <w:i/>
                <w:sz w:val="18"/>
              </w:rPr>
              <w:t>Regression among</w:t>
            </w:r>
            <w:r>
              <w:rPr>
                <w:rFonts w:asciiTheme="majorHAnsi" w:hAnsiTheme="majorHAnsi"/>
                <w:i/>
                <w:sz w:val="18"/>
              </w:rPr>
              <w:t xml:space="preserve"> Factors in positive S&amp;P500 return months</w:t>
            </w:r>
          </w:p>
        </w:tc>
      </w:tr>
    </w:tbl>
    <w:p w14:paraId="3C727EF4" w14:textId="77777777" w:rsidR="00DE46AC" w:rsidRDefault="00002F85" w:rsidP="003816A4">
      <w:pPr>
        <w:jc w:val="both"/>
        <w:rPr>
          <w:rFonts w:asciiTheme="majorHAnsi" w:hAnsiTheme="majorHAnsi"/>
          <w:sz w:val="20"/>
        </w:rPr>
      </w:pPr>
      <w:r>
        <w:rPr>
          <w:rFonts w:asciiTheme="majorHAnsi" w:hAnsiTheme="majorHAnsi"/>
          <w:noProof/>
          <w:sz w:val="20"/>
          <w:lang w:eastAsia="en-US"/>
        </w:rPr>
        <w:drawing>
          <wp:inline distT="0" distB="0" distL="0" distR="0" wp14:anchorId="70B52A4C" wp14:editId="71248B22">
            <wp:extent cx="2828976" cy="189751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ressions among 5 Factors - Positive Months.png"/>
                    <pic:cNvPicPr/>
                  </pic:nvPicPr>
                  <pic:blipFill rotWithShape="1">
                    <a:blip r:embed="rId27">
                      <a:extLst>
                        <a:ext uri="{28A0092B-C50C-407E-A947-70E740481C1C}">
                          <a14:useLocalDpi xmlns:a14="http://schemas.microsoft.com/office/drawing/2010/main" val="0"/>
                        </a:ext>
                      </a:extLst>
                    </a:blip>
                    <a:srcRect l="3821" t="40458" r="51386" b="8032"/>
                    <a:stretch/>
                  </pic:blipFill>
                  <pic:spPr bwMode="auto">
                    <a:xfrm>
                      <a:off x="0" y="0"/>
                      <a:ext cx="2902732" cy="194698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720"/>
      </w:tblGrid>
      <w:tr w:rsidR="00DE46AC" w14:paraId="53DEEA30" w14:textId="77777777" w:rsidTr="00DE46AC">
        <w:tc>
          <w:tcPr>
            <w:tcW w:w="4787" w:type="dxa"/>
            <w:tcBorders>
              <w:top w:val="dashSmallGap" w:sz="4" w:space="0" w:color="auto"/>
              <w:left w:val="dashSmallGap" w:sz="4" w:space="0" w:color="auto"/>
              <w:bottom w:val="nil"/>
              <w:right w:val="nil"/>
            </w:tcBorders>
          </w:tcPr>
          <w:p w14:paraId="0F7D1C1A" w14:textId="77777777" w:rsidR="00DE46AC" w:rsidRDefault="00DE46AC" w:rsidP="003816A4">
            <w:pPr>
              <w:jc w:val="both"/>
              <w:rPr>
                <w:rFonts w:asciiTheme="majorHAnsi" w:hAnsiTheme="majorHAnsi"/>
                <w:i/>
                <w:sz w:val="18"/>
              </w:rPr>
            </w:pPr>
            <w:r w:rsidRPr="004C37AA">
              <w:rPr>
                <w:rFonts w:asciiTheme="majorHAnsi" w:hAnsiTheme="majorHAnsi"/>
                <w:i/>
                <w:sz w:val="18"/>
              </w:rPr>
              <w:t xml:space="preserve">Figure n: </w:t>
            </w:r>
          </w:p>
          <w:p w14:paraId="4DABD388" w14:textId="77777777" w:rsidR="00DE46AC" w:rsidRDefault="00DE46AC" w:rsidP="00BE7D60">
            <w:pPr>
              <w:jc w:val="both"/>
              <w:rPr>
                <w:rFonts w:asciiTheme="majorHAnsi" w:hAnsiTheme="majorHAnsi"/>
                <w:sz w:val="20"/>
              </w:rPr>
            </w:pPr>
            <w:r w:rsidRPr="004C37AA">
              <w:rPr>
                <w:rFonts w:asciiTheme="majorHAnsi" w:hAnsiTheme="majorHAnsi"/>
                <w:i/>
                <w:sz w:val="18"/>
              </w:rPr>
              <w:t>Regression among</w:t>
            </w:r>
            <w:r>
              <w:rPr>
                <w:rFonts w:asciiTheme="majorHAnsi" w:hAnsiTheme="majorHAnsi"/>
                <w:i/>
                <w:sz w:val="18"/>
              </w:rPr>
              <w:t xml:space="preserve"> </w:t>
            </w:r>
            <w:r w:rsidRPr="004C37AA">
              <w:rPr>
                <w:rFonts w:asciiTheme="majorHAnsi" w:hAnsiTheme="majorHAnsi"/>
                <w:i/>
                <w:sz w:val="18"/>
              </w:rPr>
              <w:t xml:space="preserve">Factors </w:t>
            </w:r>
            <w:r>
              <w:rPr>
                <w:rFonts w:asciiTheme="majorHAnsi" w:hAnsiTheme="majorHAnsi"/>
                <w:i/>
                <w:sz w:val="18"/>
              </w:rPr>
              <w:t>in n</w:t>
            </w:r>
            <w:r w:rsidR="00BE7D60">
              <w:rPr>
                <w:rFonts w:asciiTheme="majorHAnsi" w:hAnsiTheme="majorHAnsi"/>
                <w:i/>
                <w:sz w:val="18"/>
              </w:rPr>
              <w:t>egative S&amp;P500 return m</w:t>
            </w:r>
            <w:r>
              <w:rPr>
                <w:rFonts w:asciiTheme="majorHAnsi" w:hAnsiTheme="majorHAnsi"/>
                <w:i/>
                <w:sz w:val="18"/>
              </w:rPr>
              <w:t>onths</w:t>
            </w:r>
          </w:p>
        </w:tc>
      </w:tr>
    </w:tbl>
    <w:p w14:paraId="29CB0EDA" w14:textId="77777777" w:rsidR="00002F85" w:rsidRDefault="00002F85" w:rsidP="003816A4">
      <w:pPr>
        <w:jc w:val="both"/>
        <w:rPr>
          <w:rFonts w:asciiTheme="majorHAnsi" w:hAnsiTheme="majorHAnsi"/>
          <w:sz w:val="20"/>
        </w:rPr>
      </w:pPr>
      <w:r>
        <w:rPr>
          <w:rFonts w:asciiTheme="majorHAnsi" w:hAnsiTheme="majorHAnsi"/>
          <w:noProof/>
          <w:sz w:val="20"/>
          <w:lang w:eastAsia="en-US"/>
        </w:rPr>
        <w:drawing>
          <wp:inline distT="0" distB="0" distL="0" distR="0" wp14:anchorId="21FA9C5A" wp14:editId="264CEC0F">
            <wp:extent cx="2806065" cy="196023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ressions among 5 Factors - Negative Months.png"/>
                    <pic:cNvPicPr/>
                  </pic:nvPicPr>
                  <pic:blipFill rotWithShape="1">
                    <a:blip r:embed="rId28">
                      <a:extLst>
                        <a:ext uri="{28A0092B-C50C-407E-A947-70E740481C1C}">
                          <a14:useLocalDpi xmlns:a14="http://schemas.microsoft.com/office/drawing/2010/main" val="0"/>
                        </a:ext>
                      </a:extLst>
                    </a:blip>
                    <a:srcRect l="4169" t="39863" r="52092" b="7752"/>
                    <a:stretch/>
                  </pic:blipFill>
                  <pic:spPr bwMode="auto">
                    <a:xfrm>
                      <a:off x="0" y="0"/>
                      <a:ext cx="2818652" cy="1969023"/>
                    </a:xfrm>
                    <a:prstGeom prst="rect">
                      <a:avLst/>
                    </a:prstGeom>
                    <a:ln>
                      <a:noFill/>
                    </a:ln>
                    <a:extLst>
                      <a:ext uri="{53640926-AAD7-44D8-BBD7-CCE9431645EC}">
                        <a14:shadowObscured xmlns:a14="http://schemas.microsoft.com/office/drawing/2010/main"/>
                      </a:ext>
                    </a:extLst>
                  </pic:spPr>
                </pic:pic>
              </a:graphicData>
            </a:graphic>
          </wp:inline>
        </w:drawing>
      </w:r>
    </w:p>
    <w:p w14:paraId="6E058BBF" w14:textId="77777777" w:rsidR="00DE46AC" w:rsidRPr="0009782E" w:rsidRDefault="00002F85"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Bull V.S. Bear market</w:t>
      </w:r>
      <w:ins w:id="471" w:author="Han, Wang" w:date="2019-07-22T16:34:00Z">
        <w:r w:rsidR="009D2B8C">
          <w:rPr>
            <w:rFonts w:asciiTheme="majorHAnsi" w:hAnsiTheme="majorHAnsi"/>
            <w:i/>
            <w:sz w:val="20"/>
          </w:rPr>
          <w:t>s</w:t>
        </w:r>
      </w:ins>
    </w:p>
    <w:p w14:paraId="65CF1452" w14:textId="77777777" w:rsidR="00DE46AC" w:rsidRDefault="00DE46AC" w:rsidP="00DE46AC">
      <w:pPr>
        <w:pStyle w:val="ListParagraph"/>
        <w:tabs>
          <w:tab w:val="left" w:pos="0"/>
        </w:tabs>
        <w:ind w:left="0"/>
        <w:jc w:val="both"/>
        <w:rPr>
          <w:rFonts w:asciiTheme="majorHAnsi" w:hAnsiTheme="majorHAnsi"/>
          <w:sz w:val="20"/>
        </w:rPr>
      </w:pPr>
    </w:p>
    <w:p w14:paraId="544B8A65" w14:textId="77777777" w:rsidR="00155A83" w:rsidRDefault="00D35558" w:rsidP="00DE46AC">
      <w:pPr>
        <w:pStyle w:val="ListParagraph"/>
        <w:tabs>
          <w:tab w:val="left" w:pos="0"/>
        </w:tabs>
        <w:ind w:left="0"/>
        <w:jc w:val="both"/>
        <w:rPr>
          <w:rFonts w:asciiTheme="majorHAnsi" w:hAnsiTheme="majorHAnsi"/>
          <w:sz w:val="20"/>
        </w:rPr>
      </w:pPr>
      <w:r>
        <w:rPr>
          <w:rFonts w:asciiTheme="majorHAnsi" w:hAnsiTheme="majorHAnsi"/>
          <w:sz w:val="20"/>
        </w:rPr>
        <w:t xml:space="preserve">We also did an </w:t>
      </w:r>
      <w:r w:rsidR="00155A83">
        <w:rPr>
          <w:rFonts w:asciiTheme="majorHAnsi" w:hAnsiTheme="majorHAnsi"/>
          <w:sz w:val="20"/>
        </w:rPr>
        <w:t>analysis</w:t>
      </w:r>
      <w:r>
        <w:rPr>
          <w:rFonts w:asciiTheme="majorHAnsi" w:hAnsiTheme="majorHAnsi"/>
          <w:sz w:val="20"/>
        </w:rPr>
        <w:t xml:space="preserve"> parallel to the above one but</w:t>
      </w:r>
      <w:r w:rsidR="00155A83">
        <w:rPr>
          <w:rFonts w:asciiTheme="majorHAnsi" w:hAnsiTheme="majorHAnsi"/>
          <w:sz w:val="20"/>
        </w:rPr>
        <w:t xml:space="preserve"> based on bull and bear markets</w:t>
      </w:r>
      <w:r w:rsidR="00451F5E">
        <w:rPr>
          <w:rFonts w:asciiTheme="majorHAnsi" w:hAnsiTheme="majorHAnsi"/>
          <w:sz w:val="20"/>
        </w:rPr>
        <w:t xml:space="preserve"> </w:t>
      </w:r>
      <w:ins w:id="472" w:author="Han, Wang" w:date="2019-07-22T16:34:00Z">
        <w:r w:rsidR="009D2B8C">
          <w:rPr>
            <w:rFonts w:asciiTheme="majorHAnsi" w:hAnsiTheme="majorHAnsi"/>
            <w:sz w:val="20"/>
          </w:rPr>
          <w:t xml:space="preserve">division </w:t>
        </w:r>
      </w:ins>
      <w:r w:rsidR="00451F5E">
        <w:rPr>
          <w:rFonts w:asciiTheme="majorHAnsi" w:hAnsiTheme="majorHAnsi"/>
          <w:sz w:val="20"/>
        </w:rPr>
        <w:t>with daily data</w:t>
      </w:r>
      <w:r w:rsidR="00155A83">
        <w:rPr>
          <w:rFonts w:asciiTheme="majorHAnsi" w:hAnsiTheme="majorHAnsi"/>
          <w:sz w:val="20"/>
        </w:rPr>
        <w:t xml:space="preserve">. A bull market is most commonly defined as </w:t>
      </w:r>
      <w:r>
        <w:rPr>
          <w:rFonts w:asciiTheme="majorHAnsi" w:hAnsiTheme="majorHAnsi"/>
          <w:sz w:val="20"/>
        </w:rPr>
        <w:t xml:space="preserve">a 20% </w:t>
      </w:r>
      <w:r w:rsidR="00451F5E">
        <w:rPr>
          <w:rFonts w:asciiTheme="majorHAnsi" w:hAnsiTheme="majorHAnsi"/>
          <w:sz w:val="20"/>
        </w:rPr>
        <w:t>S&amp;P 500</w:t>
      </w:r>
      <w:r>
        <w:rPr>
          <w:rFonts w:asciiTheme="majorHAnsi" w:hAnsiTheme="majorHAnsi"/>
          <w:sz w:val="20"/>
        </w:rPr>
        <w:t xml:space="preserve"> rally after a 20% drop and before a second 20% decline in terms of </w:t>
      </w:r>
      <w:r w:rsidR="00451F5E">
        <w:rPr>
          <w:rFonts w:asciiTheme="majorHAnsi" w:hAnsiTheme="majorHAnsi"/>
          <w:sz w:val="20"/>
        </w:rPr>
        <w:t xml:space="preserve">S&amp;P 500’s </w:t>
      </w:r>
      <w:r>
        <w:rPr>
          <w:rFonts w:asciiTheme="majorHAnsi" w:hAnsiTheme="majorHAnsi"/>
          <w:sz w:val="20"/>
        </w:rPr>
        <w:t xml:space="preserve">closing price. </w:t>
      </w:r>
    </w:p>
    <w:p w14:paraId="71092126" w14:textId="77777777" w:rsidR="00451F5E" w:rsidRDefault="00451F5E" w:rsidP="00DE46AC">
      <w:pPr>
        <w:pStyle w:val="ListParagraph"/>
        <w:tabs>
          <w:tab w:val="left" w:pos="0"/>
        </w:tabs>
        <w:ind w:left="0"/>
        <w:jc w:val="both"/>
        <w:rPr>
          <w:rFonts w:asciiTheme="majorHAnsi" w:hAnsiTheme="majorHAnsi"/>
          <w:sz w:val="20"/>
        </w:rPr>
      </w:pPr>
    </w:p>
    <w:p w14:paraId="0649B48E" w14:textId="77777777" w:rsidR="00D35558" w:rsidRDefault="00451F5E" w:rsidP="00DE46AC">
      <w:pPr>
        <w:pStyle w:val="ListParagraph"/>
        <w:tabs>
          <w:tab w:val="left" w:pos="0"/>
        </w:tabs>
        <w:ind w:left="0"/>
        <w:jc w:val="both"/>
        <w:rPr>
          <w:rFonts w:asciiTheme="majorHAnsi" w:hAnsiTheme="majorHAnsi"/>
          <w:sz w:val="20"/>
        </w:rPr>
      </w:pPr>
      <w:r>
        <w:rPr>
          <w:rFonts w:asciiTheme="majorHAnsi" w:hAnsiTheme="majorHAnsi"/>
          <w:sz w:val="20"/>
        </w:rPr>
        <w:t xml:space="preserve">In Figure n below, contrary to the positive-return and negative return scenarios, regressions in the bull and bear scenario mostly have insignificant and almost zero constant terms, which means that the five factors explained the portfolio return variations more comprehensively if we segment the history by bull and bear market scenarios and use daily data.  </w:t>
      </w:r>
      <w:ins w:id="473" w:author="Han, Wang" w:date="2019-07-22T16:50:00Z">
        <w:r w:rsidR="00B2393A">
          <w:rPr>
            <w:rFonts w:asciiTheme="majorHAnsi" w:hAnsiTheme="majorHAnsi"/>
            <w:sz w:val="20"/>
          </w:rPr>
          <w:t>This might due to the market factor playing a more important role as</w:t>
        </w:r>
      </w:ins>
      <w:ins w:id="474" w:author="Han, Wang" w:date="2019-07-22T16:51:00Z">
        <w:r w:rsidR="00B2393A">
          <w:rPr>
            <w:rFonts w:asciiTheme="majorHAnsi" w:hAnsiTheme="majorHAnsi"/>
            <w:sz w:val="20"/>
          </w:rPr>
          <w:t xml:space="preserve"> the data is divided by market performance, which reduced the </w:t>
        </w:r>
      </w:ins>
      <w:ins w:id="475" w:author="Han, Wang" w:date="2019-07-22T16:53:00Z">
        <w:r w:rsidR="00B2393A">
          <w:rPr>
            <w:rFonts w:asciiTheme="majorHAnsi" w:hAnsiTheme="majorHAnsi"/>
            <w:sz w:val="20"/>
          </w:rPr>
          <w:t xml:space="preserve">weights for </w:t>
        </w:r>
        <w:r w:rsidR="006A5ECC">
          <w:rPr>
            <w:rFonts w:asciiTheme="majorHAnsi" w:hAnsiTheme="majorHAnsi"/>
            <w:sz w:val="20"/>
          </w:rPr>
          <w:t xml:space="preserve">all other factors include specific </w:t>
        </w:r>
        <w:r w:rsidR="006A5ECC">
          <w:rPr>
            <w:rFonts w:asciiTheme="majorHAnsi" w:hAnsiTheme="majorHAnsi"/>
            <w:sz w:val="20"/>
          </w:rPr>
          <w:lastRenderedPageBreak/>
          <w:t xml:space="preserve">risk. </w:t>
        </w:r>
      </w:ins>
      <w:r>
        <w:rPr>
          <w:rFonts w:asciiTheme="majorHAnsi" w:hAnsiTheme="majorHAnsi"/>
          <w:sz w:val="20"/>
        </w:rPr>
        <w:t xml:space="preserve">Besides, the market excess return and SMB tend to have </w:t>
      </w:r>
      <w:r w:rsidR="004B0DA3">
        <w:rPr>
          <w:rFonts w:asciiTheme="majorHAnsi" w:hAnsiTheme="majorHAnsi"/>
          <w:sz w:val="20"/>
        </w:rPr>
        <w:t>non-distinguishable</w:t>
      </w:r>
      <w:r>
        <w:rPr>
          <w:rFonts w:asciiTheme="majorHAnsi" w:hAnsiTheme="majorHAnsi"/>
          <w:sz w:val="20"/>
        </w:rPr>
        <w:t xml:space="preserve"> coefficients in a bull and bear markets for each portfolio.</w:t>
      </w:r>
      <w:r w:rsidR="004B0DA3">
        <w:rPr>
          <w:rFonts w:asciiTheme="majorHAnsi" w:hAnsiTheme="majorHAnsi"/>
          <w:sz w:val="20"/>
        </w:rPr>
        <w:t xml:space="preserve"> For the Medium 40% portfolio, HML and CMA mostly determined the different performance in bull and bear market. And for the Low 30% portfolio, HML and RMW are the major contributor</w:t>
      </w:r>
      <w:ins w:id="476" w:author="Han, Wang" w:date="2019-07-22T16:55:00Z">
        <w:r w:rsidR="006A5ECC">
          <w:rPr>
            <w:rFonts w:asciiTheme="majorHAnsi" w:hAnsiTheme="majorHAnsi"/>
            <w:sz w:val="20"/>
          </w:rPr>
          <w:t>s</w:t>
        </w:r>
      </w:ins>
      <w:r w:rsidR="004B0DA3">
        <w:rPr>
          <w:rFonts w:asciiTheme="majorHAnsi" w:hAnsiTheme="majorHAnsi"/>
          <w:sz w:val="20"/>
        </w:rPr>
        <w:t xml:space="preserve">. The High 30% portfolio’s performance does not seem to be affected </w:t>
      </w:r>
      <w:ins w:id="477" w:author="Han, Wang" w:date="2019-07-22T16:55:00Z">
        <w:r w:rsidR="006A5ECC">
          <w:rPr>
            <w:rFonts w:asciiTheme="majorHAnsi" w:hAnsiTheme="majorHAnsi"/>
            <w:sz w:val="20"/>
          </w:rPr>
          <w:t xml:space="preserve">that </w:t>
        </w:r>
      </w:ins>
      <w:r w:rsidR="004B0DA3">
        <w:rPr>
          <w:rFonts w:asciiTheme="majorHAnsi" w:hAnsiTheme="majorHAnsi"/>
          <w:sz w:val="20"/>
        </w:rPr>
        <w:t xml:space="preserve">much </w:t>
      </w:r>
      <w:ins w:id="478" w:author="Han, Wang" w:date="2019-07-22T16:55:00Z">
        <w:r w:rsidR="006A5ECC">
          <w:rPr>
            <w:rFonts w:asciiTheme="majorHAnsi" w:hAnsiTheme="majorHAnsi"/>
            <w:sz w:val="20"/>
          </w:rPr>
          <w:t>across these</w:t>
        </w:r>
      </w:ins>
      <w:del w:id="479" w:author="Han, Wang" w:date="2019-07-22T16:55:00Z">
        <w:r w:rsidR="004B0DA3" w:rsidDel="006A5ECC">
          <w:rPr>
            <w:rFonts w:asciiTheme="majorHAnsi" w:hAnsiTheme="majorHAnsi"/>
            <w:sz w:val="20"/>
          </w:rPr>
          <w:delText>by these</w:delText>
        </w:r>
      </w:del>
      <w:r w:rsidR="004B0DA3">
        <w:rPr>
          <w:rFonts w:asciiTheme="majorHAnsi" w:hAnsiTheme="majorHAnsi"/>
          <w:sz w:val="20"/>
        </w:rPr>
        <w:t xml:space="preserve"> risk </w:t>
      </w:r>
      <w:ins w:id="480" w:author="Han, Wang" w:date="2019-07-22T16:55:00Z">
        <w:r w:rsidR="006A5ECC">
          <w:rPr>
            <w:rFonts w:asciiTheme="majorHAnsi" w:hAnsiTheme="majorHAnsi"/>
            <w:sz w:val="20"/>
          </w:rPr>
          <w:t>factors</w:t>
        </w:r>
      </w:ins>
      <w:del w:id="481" w:author="Han, Wang" w:date="2019-07-22T16:55:00Z">
        <w:r w:rsidR="004B0DA3" w:rsidDel="006A5ECC">
          <w:rPr>
            <w:rFonts w:asciiTheme="majorHAnsi" w:hAnsiTheme="majorHAnsi"/>
            <w:sz w:val="20"/>
          </w:rPr>
          <w:delText>rewards</w:delText>
        </w:r>
      </w:del>
      <w:r w:rsidR="004B0DA3">
        <w:rPr>
          <w:rFonts w:asciiTheme="majorHAnsi" w:hAnsiTheme="majorHAnsi"/>
          <w:sz w:val="20"/>
        </w:rPr>
        <w:t xml:space="preserve">. </w:t>
      </w:r>
    </w:p>
    <w:tbl>
      <w:tblPr>
        <w:tblStyle w:val="TableGrid"/>
        <w:tblW w:w="0" w:type="auto"/>
        <w:tblLook w:val="04A0" w:firstRow="1" w:lastRow="0" w:firstColumn="1" w:lastColumn="0" w:noHBand="0" w:noVBand="1"/>
      </w:tblPr>
      <w:tblGrid>
        <w:gridCol w:w="4225"/>
      </w:tblGrid>
      <w:tr w:rsidR="00DE46AC" w14:paraId="28BEEB3A" w14:textId="77777777" w:rsidTr="0024499E">
        <w:trPr>
          <w:trHeight w:val="260"/>
        </w:trPr>
        <w:tc>
          <w:tcPr>
            <w:tcW w:w="4225" w:type="dxa"/>
            <w:tcBorders>
              <w:top w:val="dashSmallGap" w:sz="4" w:space="0" w:color="auto"/>
              <w:left w:val="dashSmallGap" w:sz="4" w:space="0" w:color="auto"/>
              <w:bottom w:val="nil"/>
              <w:right w:val="nil"/>
            </w:tcBorders>
          </w:tcPr>
          <w:p w14:paraId="54A067E7" w14:textId="77777777" w:rsidR="00DE46AC" w:rsidRDefault="00DE46AC" w:rsidP="00DE46AC">
            <w:pPr>
              <w:pStyle w:val="ListParagraph"/>
              <w:tabs>
                <w:tab w:val="left" w:pos="0"/>
              </w:tabs>
              <w:ind w:left="0"/>
              <w:jc w:val="both"/>
              <w:rPr>
                <w:rFonts w:asciiTheme="majorHAnsi" w:hAnsiTheme="majorHAnsi"/>
                <w:sz w:val="20"/>
              </w:rPr>
            </w:pPr>
            <w:r w:rsidRPr="004C37AA">
              <w:rPr>
                <w:rFonts w:asciiTheme="majorHAnsi" w:hAnsiTheme="majorHAnsi"/>
                <w:i/>
                <w:sz w:val="18"/>
              </w:rPr>
              <w:t xml:space="preserve">Figure n: Regression </w:t>
            </w:r>
            <w:r>
              <w:rPr>
                <w:rFonts w:asciiTheme="majorHAnsi" w:hAnsiTheme="majorHAnsi"/>
                <w:i/>
                <w:sz w:val="18"/>
              </w:rPr>
              <w:t>b</w:t>
            </w:r>
            <w:r w:rsidR="00BE7D60">
              <w:rPr>
                <w:rFonts w:asciiTheme="majorHAnsi" w:hAnsiTheme="majorHAnsi"/>
                <w:i/>
                <w:sz w:val="18"/>
              </w:rPr>
              <w:t>y Bull/Bear p</w:t>
            </w:r>
            <w:r>
              <w:rPr>
                <w:rFonts w:asciiTheme="majorHAnsi" w:hAnsiTheme="majorHAnsi"/>
                <w:i/>
                <w:sz w:val="18"/>
              </w:rPr>
              <w:t>eriods (daily data)</w:t>
            </w:r>
          </w:p>
        </w:tc>
      </w:tr>
    </w:tbl>
    <w:p w14:paraId="3F52CF89" w14:textId="77777777" w:rsidR="00DE46AC" w:rsidRDefault="00002F85" w:rsidP="00DE46AC">
      <w:pPr>
        <w:pStyle w:val="ListParagraph"/>
        <w:tabs>
          <w:tab w:val="left" w:pos="0"/>
        </w:tabs>
        <w:ind w:left="0"/>
        <w:jc w:val="both"/>
        <w:rPr>
          <w:rFonts w:asciiTheme="majorHAnsi" w:hAnsiTheme="majorHAnsi"/>
          <w:sz w:val="20"/>
        </w:rPr>
      </w:pPr>
      <w:r>
        <w:rPr>
          <w:noProof/>
          <w:lang w:eastAsia="en-US"/>
        </w:rPr>
        <w:drawing>
          <wp:inline distT="0" distB="0" distL="0" distR="0" wp14:anchorId="7008BA3D" wp14:editId="19DD983E">
            <wp:extent cx="3046095" cy="1576011"/>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ressions of Bull and Bear Periods.png"/>
                    <pic:cNvPicPr/>
                  </pic:nvPicPr>
                  <pic:blipFill rotWithShape="1">
                    <a:blip r:embed="rId29">
                      <a:extLst>
                        <a:ext uri="{28A0092B-C50C-407E-A947-70E740481C1C}">
                          <a14:useLocalDpi xmlns:a14="http://schemas.microsoft.com/office/drawing/2010/main" val="0"/>
                        </a:ext>
                      </a:extLst>
                    </a:blip>
                    <a:srcRect l="2726" t="35748" r="59335" b="5353"/>
                    <a:stretch/>
                  </pic:blipFill>
                  <pic:spPr bwMode="auto">
                    <a:xfrm>
                      <a:off x="0" y="0"/>
                      <a:ext cx="3046095" cy="1576011"/>
                    </a:xfrm>
                    <a:prstGeom prst="rect">
                      <a:avLst/>
                    </a:prstGeom>
                    <a:ln>
                      <a:noFill/>
                    </a:ln>
                    <a:extLst>
                      <a:ext uri="{53640926-AAD7-44D8-BBD7-CCE9431645EC}">
                        <a14:shadowObscured xmlns:a14="http://schemas.microsoft.com/office/drawing/2010/main"/>
                      </a:ext>
                    </a:extLst>
                  </pic:spPr>
                </pic:pic>
              </a:graphicData>
            </a:graphic>
          </wp:inline>
        </w:drawing>
      </w:r>
    </w:p>
    <w:p w14:paraId="66F08ED6" w14:textId="77777777" w:rsidR="004B0DA3" w:rsidRDefault="004B0DA3" w:rsidP="00DE46AC">
      <w:pPr>
        <w:pStyle w:val="ListParagraph"/>
        <w:tabs>
          <w:tab w:val="left" w:pos="0"/>
        </w:tabs>
        <w:ind w:left="0"/>
        <w:jc w:val="both"/>
        <w:rPr>
          <w:rFonts w:asciiTheme="majorHAnsi" w:hAnsiTheme="majorHAnsi"/>
          <w:sz w:val="20"/>
        </w:rPr>
      </w:pPr>
      <w:r>
        <w:rPr>
          <w:rFonts w:asciiTheme="majorHAnsi" w:hAnsiTheme="majorHAnsi"/>
          <w:sz w:val="20"/>
        </w:rPr>
        <w:t xml:space="preserve">Figure n and n are summaries of the </w:t>
      </w:r>
      <w:ins w:id="482" w:author="Han, Wang" w:date="2019-07-22T17:20:00Z">
        <w:r w:rsidR="00F35620">
          <w:rPr>
            <w:rFonts w:asciiTheme="majorHAnsi" w:hAnsiTheme="majorHAnsi"/>
            <w:sz w:val="20"/>
          </w:rPr>
          <w:t xml:space="preserve">linear </w:t>
        </w:r>
      </w:ins>
      <w:ins w:id="483" w:author="Han, Wang" w:date="2019-07-22T17:19:00Z">
        <w:r w:rsidR="00F35620">
          <w:rPr>
            <w:rFonts w:asciiTheme="majorHAnsi" w:hAnsiTheme="majorHAnsi"/>
            <w:sz w:val="20"/>
          </w:rPr>
          <w:t xml:space="preserve">relationships </w:t>
        </w:r>
      </w:ins>
      <w:del w:id="484" w:author="Han, Wang" w:date="2019-07-22T17:19:00Z">
        <w:r w:rsidDel="00F35620">
          <w:rPr>
            <w:rFonts w:asciiTheme="majorHAnsi" w:hAnsiTheme="majorHAnsi"/>
            <w:sz w:val="20"/>
          </w:rPr>
          <w:delText xml:space="preserve">correlation </w:delText>
        </w:r>
      </w:del>
      <w:r>
        <w:rPr>
          <w:rFonts w:asciiTheme="majorHAnsi" w:hAnsiTheme="majorHAnsi"/>
          <w:sz w:val="20"/>
        </w:rPr>
        <w:t>between factors in bull and bear market</w:t>
      </w:r>
      <w:ins w:id="485" w:author="Han, Wang" w:date="2019-07-22T17:20:00Z">
        <w:r w:rsidR="00F35620">
          <w:rPr>
            <w:rFonts w:asciiTheme="majorHAnsi" w:hAnsiTheme="majorHAnsi"/>
            <w:sz w:val="20"/>
          </w:rPr>
          <w:t xml:space="preserve">s </w:t>
        </w:r>
      </w:ins>
      <w:del w:id="486" w:author="Han, Wang" w:date="2019-07-22T17:20:00Z">
        <w:r w:rsidDel="00F35620">
          <w:rPr>
            <w:rFonts w:asciiTheme="majorHAnsi" w:hAnsiTheme="majorHAnsi"/>
            <w:sz w:val="20"/>
          </w:rPr>
          <w:delText xml:space="preserve"> scenarios </w:delText>
        </w:r>
      </w:del>
      <w:r>
        <w:rPr>
          <w:rFonts w:asciiTheme="majorHAnsi" w:hAnsiTheme="majorHAnsi"/>
          <w:sz w:val="20"/>
        </w:rPr>
        <w:t xml:space="preserve">respectively. HML again seems to be redundant in both </w:t>
      </w:r>
      <w:del w:id="487" w:author="Han, Wang" w:date="2019-07-22T17:20:00Z">
        <w:r w:rsidDel="00F35620">
          <w:rPr>
            <w:rFonts w:asciiTheme="majorHAnsi" w:hAnsiTheme="majorHAnsi"/>
            <w:sz w:val="20"/>
          </w:rPr>
          <w:delText>bull and bear scenarios</w:delText>
        </w:r>
      </w:del>
      <w:ins w:id="488" w:author="Han, Wang" w:date="2019-07-22T17:20:00Z">
        <w:r w:rsidR="00F35620">
          <w:rPr>
            <w:rFonts w:asciiTheme="majorHAnsi" w:hAnsiTheme="majorHAnsi"/>
            <w:sz w:val="20"/>
          </w:rPr>
          <w:t>cases</w:t>
        </w:r>
      </w:ins>
      <w:r>
        <w:rPr>
          <w:rFonts w:asciiTheme="majorHAnsi" w:hAnsiTheme="majorHAnsi"/>
          <w:sz w:val="20"/>
        </w:rPr>
        <w:t xml:space="preserve">. </w:t>
      </w:r>
      <w:r w:rsidR="0024499E">
        <w:rPr>
          <w:rFonts w:asciiTheme="majorHAnsi" w:hAnsiTheme="majorHAnsi"/>
          <w:sz w:val="20"/>
        </w:rPr>
        <w:t xml:space="preserve">But different from the positive/negative-month scenarios, RMW is redundant in the bear scenario, but CMA is not in both bull and bear scenarios. The take-away of how the risk appetite affects the market returns in bull and bear </w:t>
      </w:r>
      <w:del w:id="489" w:author="Han, Wang" w:date="2019-07-22T17:22:00Z">
        <w:r w:rsidR="0024499E" w:rsidDel="00F35620">
          <w:rPr>
            <w:rFonts w:asciiTheme="majorHAnsi" w:hAnsiTheme="majorHAnsi"/>
            <w:sz w:val="20"/>
          </w:rPr>
          <w:delText xml:space="preserve">scenarios </w:delText>
        </w:r>
      </w:del>
      <w:ins w:id="490" w:author="Han, Wang" w:date="2019-07-22T17:22:00Z">
        <w:r w:rsidR="00F35620">
          <w:rPr>
            <w:rFonts w:asciiTheme="majorHAnsi" w:hAnsiTheme="majorHAnsi"/>
            <w:sz w:val="20"/>
          </w:rPr>
          <w:t>markets</w:t>
        </w:r>
        <w:r w:rsidR="00F35620">
          <w:rPr>
            <w:rFonts w:asciiTheme="majorHAnsi" w:hAnsiTheme="majorHAnsi"/>
            <w:sz w:val="20"/>
          </w:rPr>
          <w:t xml:space="preserve"> </w:t>
        </w:r>
      </w:ins>
      <w:r w:rsidR="0024499E">
        <w:rPr>
          <w:rFonts w:asciiTheme="majorHAnsi" w:hAnsiTheme="majorHAnsi"/>
          <w:sz w:val="20"/>
        </w:rPr>
        <w:t xml:space="preserve">(or how the market </w:t>
      </w:r>
      <w:ins w:id="491" w:author="Han, Wang" w:date="2019-07-22T17:22:00Z">
        <w:r w:rsidR="00F35620">
          <w:rPr>
            <w:rFonts w:asciiTheme="majorHAnsi" w:hAnsiTheme="majorHAnsi"/>
            <w:sz w:val="20"/>
          </w:rPr>
          <w:t xml:space="preserve">regimes </w:t>
        </w:r>
      </w:ins>
      <w:del w:id="492" w:author="Han, Wang" w:date="2019-07-22T17:22:00Z">
        <w:r w:rsidR="0024499E" w:rsidDel="00F35620">
          <w:rPr>
            <w:rFonts w:asciiTheme="majorHAnsi" w:hAnsiTheme="majorHAnsi"/>
            <w:sz w:val="20"/>
          </w:rPr>
          <w:delText xml:space="preserve">scenarios </w:delText>
        </w:r>
      </w:del>
      <w:r w:rsidR="0024499E">
        <w:rPr>
          <w:rFonts w:asciiTheme="majorHAnsi" w:hAnsiTheme="majorHAnsi"/>
          <w:sz w:val="20"/>
        </w:rPr>
        <w:t>affect</w:t>
      </w:r>
      <w:del w:id="493" w:author="Han, Wang" w:date="2019-07-22T17:22:00Z">
        <w:r w:rsidR="0024499E" w:rsidDel="00F35620">
          <w:rPr>
            <w:rFonts w:asciiTheme="majorHAnsi" w:hAnsiTheme="majorHAnsi"/>
            <w:sz w:val="20"/>
          </w:rPr>
          <w:delText>s</w:delText>
        </w:r>
      </w:del>
      <w:r w:rsidR="0024499E">
        <w:rPr>
          <w:rFonts w:asciiTheme="majorHAnsi" w:hAnsiTheme="majorHAnsi"/>
          <w:sz w:val="20"/>
        </w:rPr>
        <w:t xml:space="preserve"> investors’ risk appetites) is similar to that in the positive/negative-month scenarios. </w:t>
      </w:r>
    </w:p>
    <w:tbl>
      <w:tblPr>
        <w:tblStyle w:val="TableGrid"/>
        <w:tblW w:w="0" w:type="auto"/>
        <w:tblLook w:val="04A0" w:firstRow="1" w:lastRow="0" w:firstColumn="1" w:lastColumn="0" w:noHBand="0" w:noVBand="1"/>
      </w:tblPr>
      <w:tblGrid>
        <w:gridCol w:w="4135"/>
      </w:tblGrid>
      <w:tr w:rsidR="00DE46AC" w14:paraId="07A68DC8" w14:textId="77777777" w:rsidTr="0024499E">
        <w:trPr>
          <w:trHeight w:val="215"/>
        </w:trPr>
        <w:tc>
          <w:tcPr>
            <w:tcW w:w="4135" w:type="dxa"/>
            <w:tcBorders>
              <w:top w:val="dashSmallGap" w:sz="4" w:space="0" w:color="auto"/>
              <w:left w:val="dashSmallGap" w:sz="4" w:space="0" w:color="auto"/>
              <w:bottom w:val="nil"/>
              <w:right w:val="nil"/>
            </w:tcBorders>
          </w:tcPr>
          <w:p w14:paraId="35A4A04E" w14:textId="77777777" w:rsidR="00DE46AC" w:rsidRPr="00DE46AC" w:rsidRDefault="00DE46AC" w:rsidP="00DE46AC">
            <w:pPr>
              <w:pStyle w:val="ListParagraph"/>
              <w:tabs>
                <w:tab w:val="left" w:pos="0"/>
              </w:tabs>
              <w:ind w:left="0"/>
              <w:jc w:val="both"/>
              <w:rPr>
                <w:rFonts w:asciiTheme="majorHAnsi" w:hAnsiTheme="majorHAnsi"/>
                <w:i/>
                <w:sz w:val="20"/>
              </w:rPr>
            </w:pPr>
            <w:r w:rsidRPr="00DE46AC">
              <w:rPr>
                <w:rFonts w:asciiTheme="majorHAnsi" w:hAnsiTheme="majorHAnsi"/>
                <w:i/>
                <w:sz w:val="18"/>
              </w:rPr>
              <w:t>Figure n: Regression among Factors in Bull Periods</w:t>
            </w:r>
          </w:p>
        </w:tc>
      </w:tr>
    </w:tbl>
    <w:p w14:paraId="1B99E309" w14:textId="77777777" w:rsidR="00DE46AC" w:rsidRDefault="00DE46AC" w:rsidP="00DE46AC">
      <w:pPr>
        <w:pStyle w:val="ListParagraph"/>
        <w:tabs>
          <w:tab w:val="left" w:pos="0"/>
        </w:tabs>
        <w:ind w:left="0"/>
        <w:jc w:val="both"/>
        <w:rPr>
          <w:rFonts w:asciiTheme="majorHAnsi" w:hAnsiTheme="majorHAnsi"/>
          <w:sz w:val="20"/>
        </w:rPr>
      </w:pPr>
    </w:p>
    <w:p w14:paraId="79A79EA4" w14:textId="77777777" w:rsidR="00DE46AC" w:rsidRDefault="00002F85" w:rsidP="00DE46AC">
      <w:pPr>
        <w:pStyle w:val="ListParagraph"/>
        <w:tabs>
          <w:tab w:val="left" w:pos="0"/>
        </w:tabs>
        <w:ind w:left="0"/>
        <w:jc w:val="both"/>
        <w:rPr>
          <w:rFonts w:asciiTheme="majorHAnsi" w:hAnsiTheme="majorHAnsi"/>
          <w:sz w:val="20"/>
        </w:rPr>
      </w:pPr>
      <w:r>
        <w:rPr>
          <w:noProof/>
          <w:lang w:eastAsia="en-US"/>
        </w:rPr>
        <w:drawing>
          <wp:inline distT="0" distB="0" distL="0" distR="0" wp14:anchorId="65265385" wp14:editId="0A5EFCB9">
            <wp:extent cx="2859482" cy="1891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ressions among 5 Factors - Bull Periods.png"/>
                    <pic:cNvPicPr/>
                  </pic:nvPicPr>
                  <pic:blipFill rotWithShape="1">
                    <a:blip r:embed="rId30">
                      <a:extLst>
                        <a:ext uri="{28A0092B-C50C-407E-A947-70E740481C1C}">
                          <a14:useLocalDpi xmlns:a14="http://schemas.microsoft.com/office/drawing/2010/main" val="0"/>
                        </a:ext>
                      </a:extLst>
                    </a:blip>
                    <a:srcRect l="3300" t="39863" r="51570" b="8943"/>
                    <a:stretch/>
                  </pic:blipFill>
                  <pic:spPr bwMode="auto">
                    <a:xfrm>
                      <a:off x="0" y="0"/>
                      <a:ext cx="2881659" cy="190667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225"/>
      </w:tblGrid>
      <w:tr w:rsidR="00DE46AC" w14:paraId="31DE7FAA" w14:textId="77777777" w:rsidTr="00DE46AC">
        <w:tc>
          <w:tcPr>
            <w:tcW w:w="4225" w:type="dxa"/>
            <w:tcBorders>
              <w:top w:val="dashSmallGap" w:sz="4" w:space="0" w:color="auto"/>
              <w:left w:val="dashSmallGap" w:sz="4" w:space="0" w:color="auto"/>
              <w:bottom w:val="nil"/>
              <w:right w:val="nil"/>
            </w:tcBorders>
          </w:tcPr>
          <w:p w14:paraId="2E7DF9A2" w14:textId="77777777" w:rsidR="00DE46AC" w:rsidRPr="00DE46AC" w:rsidRDefault="00DE46AC" w:rsidP="00DE46AC">
            <w:pPr>
              <w:pStyle w:val="ListParagraph"/>
              <w:tabs>
                <w:tab w:val="left" w:pos="0"/>
              </w:tabs>
              <w:ind w:left="0"/>
              <w:jc w:val="both"/>
              <w:rPr>
                <w:rFonts w:asciiTheme="majorHAnsi" w:hAnsiTheme="majorHAnsi"/>
                <w:i/>
                <w:sz w:val="20"/>
              </w:rPr>
            </w:pPr>
            <w:r w:rsidRPr="00DE46AC">
              <w:rPr>
                <w:rFonts w:asciiTheme="majorHAnsi" w:hAnsiTheme="majorHAnsi"/>
                <w:i/>
                <w:sz w:val="18"/>
              </w:rPr>
              <w:t>Figure n: Regression among Factors in Bear Periods</w:t>
            </w:r>
          </w:p>
        </w:tc>
      </w:tr>
    </w:tbl>
    <w:p w14:paraId="3FD45EFF" w14:textId="77777777" w:rsidR="00DE46AC" w:rsidRDefault="00DE46AC" w:rsidP="00DE46AC">
      <w:pPr>
        <w:pStyle w:val="ListParagraph"/>
        <w:tabs>
          <w:tab w:val="left" w:pos="0"/>
        </w:tabs>
        <w:ind w:left="0"/>
        <w:jc w:val="both"/>
        <w:rPr>
          <w:rFonts w:asciiTheme="majorHAnsi" w:hAnsiTheme="majorHAnsi"/>
          <w:sz w:val="20"/>
        </w:rPr>
      </w:pPr>
    </w:p>
    <w:p w14:paraId="514D25FE" w14:textId="77777777" w:rsidR="00D77002" w:rsidRDefault="00021429" w:rsidP="00DE46AC">
      <w:pPr>
        <w:pStyle w:val="ListParagraph"/>
        <w:tabs>
          <w:tab w:val="left" w:pos="0"/>
        </w:tabs>
        <w:ind w:left="0"/>
        <w:jc w:val="both"/>
        <w:rPr>
          <w:rFonts w:asciiTheme="majorHAnsi" w:hAnsiTheme="majorHAnsi"/>
          <w:sz w:val="20"/>
        </w:rPr>
      </w:pPr>
      <w:r>
        <w:rPr>
          <w:noProof/>
          <w:lang w:eastAsia="en-US"/>
        </w:rPr>
        <w:drawing>
          <wp:inline distT="0" distB="0" distL="0" distR="0" wp14:anchorId="7911EBCB" wp14:editId="3F8FB97E">
            <wp:extent cx="2896481" cy="186567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ressions among 5 Factors - Bear Periods.png"/>
                    <pic:cNvPicPr/>
                  </pic:nvPicPr>
                  <pic:blipFill rotWithShape="1">
                    <a:blip r:embed="rId31">
                      <a:extLst>
                        <a:ext uri="{28A0092B-C50C-407E-A947-70E740481C1C}">
                          <a14:useLocalDpi xmlns:a14="http://schemas.microsoft.com/office/drawing/2010/main" val="0"/>
                        </a:ext>
                      </a:extLst>
                    </a:blip>
                    <a:srcRect l="3298" t="41053" r="50884" b="8351"/>
                    <a:stretch/>
                  </pic:blipFill>
                  <pic:spPr bwMode="auto">
                    <a:xfrm>
                      <a:off x="0" y="0"/>
                      <a:ext cx="2916918" cy="1878840"/>
                    </a:xfrm>
                    <a:prstGeom prst="rect">
                      <a:avLst/>
                    </a:prstGeom>
                    <a:ln>
                      <a:noFill/>
                    </a:ln>
                    <a:extLst>
                      <a:ext uri="{53640926-AAD7-44D8-BBD7-CCE9431645EC}">
                        <a14:shadowObscured xmlns:a14="http://schemas.microsoft.com/office/drawing/2010/main"/>
                      </a:ext>
                    </a:extLst>
                  </pic:spPr>
                </pic:pic>
              </a:graphicData>
            </a:graphic>
          </wp:inline>
        </w:drawing>
      </w:r>
    </w:p>
    <w:p w14:paraId="17B75472" w14:textId="77777777" w:rsidR="000C37DA" w:rsidRPr="00DE46AC" w:rsidRDefault="000C37DA" w:rsidP="00DE46AC">
      <w:pPr>
        <w:pStyle w:val="ListParagraph"/>
        <w:tabs>
          <w:tab w:val="left" w:pos="0"/>
        </w:tabs>
        <w:ind w:left="0"/>
        <w:jc w:val="both"/>
        <w:rPr>
          <w:rFonts w:asciiTheme="majorHAnsi" w:hAnsiTheme="majorHAnsi"/>
          <w:sz w:val="20"/>
        </w:rPr>
      </w:pPr>
    </w:p>
    <w:p w14:paraId="6F2F64B7" w14:textId="77777777" w:rsidR="00D77002" w:rsidRDefault="007D2242"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 xml:space="preserve">Pearson </w:t>
      </w:r>
      <w:r w:rsidR="00002F85" w:rsidRPr="0009782E">
        <w:rPr>
          <w:rFonts w:asciiTheme="majorHAnsi" w:hAnsiTheme="majorHAnsi"/>
          <w:i/>
          <w:sz w:val="20"/>
        </w:rPr>
        <w:t>Correlation between factors</w:t>
      </w:r>
      <w:r w:rsidRPr="0009782E">
        <w:rPr>
          <w:rFonts w:asciiTheme="majorHAnsi" w:hAnsiTheme="majorHAnsi"/>
          <w:i/>
          <w:sz w:val="20"/>
        </w:rPr>
        <w:t xml:space="preserve"> over time</w:t>
      </w:r>
    </w:p>
    <w:p w14:paraId="0837AF61" w14:textId="77777777" w:rsidR="0024499E" w:rsidRPr="0024499E" w:rsidRDefault="00054E61" w:rsidP="0024499E">
      <w:pPr>
        <w:jc w:val="both"/>
        <w:rPr>
          <w:rFonts w:asciiTheme="majorHAnsi" w:hAnsiTheme="majorHAnsi"/>
          <w:sz w:val="20"/>
        </w:rPr>
      </w:pPr>
      <w:r>
        <w:rPr>
          <w:rFonts w:asciiTheme="majorHAnsi" w:hAnsiTheme="majorHAnsi"/>
          <w:sz w:val="20"/>
        </w:rPr>
        <w:t xml:space="preserve">To better observe the correlation between the factors </w:t>
      </w:r>
      <w:del w:id="494" w:author="Han, Wang" w:date="2019-07-22T17:23:00Z">
        <w:r w:rsidDel="000515C3">
          <w:rPr>
            <w:rFonts w:asciiTheme="majorHAnsi" w:hAnsiTheme="majorHAnsi"/>
            <w:sz w:val="20"/>
          </w:rPr>
          <w:delText xml:space="preserve">on </w:delText>
        </w:r>
      </w:del>
      <w:proofErr w:type="spellStart"/>
      <w:r>
        <w:rPr>
          <w:rFonts w:asciiTheme="majorHAnsi" w:hAnsiTheme="majorHAnsi"/>
          <w:sz w:val="20"/>
        </w:rPr>
        <w:t>pair</w:t>
      </w:r>
      <w:del w:id="495" w:author="Han, Wang" w:date="2019-07-22T17:23:00Z">
        <w:r w:rsidDel="000515C3">
          <w:rPr>
            <w:rFonts w:asciiTheme="majorHAnsi" w:hAnsiTheme="majorHAnsi"/>
            <w:sz w:val="20"/>
          </w:rPr>
          <w:delText xml:space="preserve"> </w:delText>
        </w:r>
      </w:del>
      <w:r>
        <w:rPr>
          <w:rFonts w:asciiTheme="majorHAnsi" w:hAnsiTheme="majorHAnsi"/>
          <w:sz w:val="20"/>
        </w:rPr>
        <w:t>wise</w:t>
      </w:r>
      <w:ins w:id="496" w:author="Han, Wang" w:date="2019-07-22T17:24:00Z">
        <w:r w:rsidR="000515C3">
          <w:rPr>
            <w:rFonts w:asciiTheme="majorHAnsi" w:hAnsiTheme="majorHAnsi"/>
            <w:sz w:val="20"/>
          </w:rPr>
          <w:t>ly</w:t>
        </w:r>
      </w:ins>
      <w:proofErr w:type="spellEnd"/>
      <w:r>
        <w:rPr>
          <w:rFonts w:asciiTheme="majorHAnsi" w:hAnsiTheme="majorHAnsi"/>
          <w:sz w:val="20"/>
        </w:rPr>
        <w:t xml:space="preserve"> and how the correlation</w:t>
      </w:r>
      <w:ins w:id="497" w:author="Han, Wang" w:date="2019-07-22T17:24:00Z">
        <w:r w:rsidR="000515C3">
          <w:rPr>
            <w:rFonts w:asciiTheme="majorHAnsi" w:hAnsiTheme="majorHAnsi"/>
            <w:sz w:val="20"/>
          </w:rPr>
          <w:t>s</w:t>
        </w:r>
      </w:ins>
      <w:r>
        <w:rPr>
          <w:rFonts w:asciiTheme="majorHAnsi" w:hAnsiTheme="majorHAnsi"/>
          <w:sz w:val="20"/>
        </w:rPr>
        <w:t xml:space="preserve"> vary over time, we calculated the Pearson correlation</w:t>
      </w:r>
      <w:ins w:id="498" w:author="Han, Wang" w:date="2019-07-22T17:25:00Z">
        <w:r w:rsidR="000515C3">
          <w:rPr>
            <w:rFonts w:asciiTheme="majorHAnsi" w:hAnsiTheme="majorHAnsi"/>
            <w:sz w:val="20"/>
          </w:rPr>
          <w:t xml:space="preserve"> of daily returns</w:t>
        </w:r>
      </w:ins>
      <w:del w:id="499" w:author="Han, Wang" w:date="2019-07-22T17:25:00Z">
        <w:r w:rsidDel="000515C3">
          <w:rPr>
            <w:rFonts w:asciiTheme="majorHAnsi" w:hAnsiTheme="majorHAnsi"/>
            <w:sz w:val="20"/>
          </w:rPr>
          <w:delText xml:space="preserve"> between</w:delText>
        </w:r>
      </w:del>
      <w:r>
        <w:rPr>
          <w:rFonts w:asciiTheme="majorHAnsi" w:hAnsiTheme="majorHAnsi"/>
          <w:sz w:val="20"/>
        </w:rPr>
        <w:t xml:space="preserve"> </w:t>
      </w:r>
      <w:del w:id="500" w:author="Han, Wang" w:date="2019-07-22T17:24:00Z">
        <w:r w:rsidDel="000515C3">
          <w:rPr>
            <w:rFonts w:asciiTheme="majorHAnsi" w:hAnsiTheme="majorHAnsi"/>
            <w:sz w:val="20"/>
          </w:rPr>
          <w:delText xml:space="preserve">each </w:delText>
        </w:r>
      </w:del>
      <w:ins w:id="501" w:author="Han, Wang" w:date="2019-07-22T17:24:00Z">
        <w:r w:rsidR="000515C3">
          <w:rPr>
            <w:rFonts w:asciiTheme="majorHAnsi" w:hAnsiTheme="majorHAnsi"/>
            <w:sz w:val="20"/>
          </w:rPr>
          <w:t>for</w:t>
        </w:r>
        <w:r w:rsidR="000515C3">
          <w:rPr>
            <w:rFonts w:asciiTheme="majorHAnsi" w:hAnsiTheme="majorHAnsi"/>
            <w:sz w:val="20"/>
          </w:rPr>
          <w:t xml:space="preserve"> </w:t>
        </w:r>
      </w:ins>
      <w:ins w:id="502" w:author="Han, Wang" w:date="2019-07-22T17:25:00Z">
        <w:r w:rsidR="000515C3">
          <w:rPr>
            <w:rFonts w:asciiTheme="majorHAnsi" w:hAnsiTheme="majorHAnsi"/>
            <w:sz w:val="20"/>
          </w:rPr>
          <w:t xml:space="preserve">each </w:t>
        </w:r>
      </w:ins>
      <w:r>
        <w:rPr>
          <w:rFonts w:asciiTheme="majorHAnsi" w:hAnsiTheme="majorHAnsi"/>
          <w:sz w:val="20"/>
        </w:rPr>
        <w:t>pair</w:t>
      </w:r>
      <w:del w:id="503" w:author="Han, Wang" w:date="2019-07-22T17:25:00Z">
        <w:r w:rsidDel="000515C3">
          <w:rPr>
            <w:rFonts w:asciiTheme="majorHAnsi" w:hAnsiTheme="majorHAnsi"/>
            <w:sz w:val="20"/>
          </w:rPr>
          <w:delText xml:space="preserve"> of</w:delText>
        </w:r>
      </w:del>
      <w:r>
        <w:rPr>
          <w:rFonts w:asciiTheme="majorHAnsi" w:hAnsiTheme="majorHAnsi"/>
          <w:sz w:val="20"/>
        </w:rPr>
        <w:t xml:space="preserve"> </w:t>
      </w:r>
      <w:ins w:id="504" w:author="Han, Wang" w:date="2019-07-22T17:25:00Z">
        <w:r w:rsidR="000515C3">
          <w:rPr>
            <w:rFonts w:asciiTheme="majorHAnsi" w:hAnsiTheme="majorHAnsi"/>
            <w:sz w:val="20"/>
          </w:rPr>
          <w:t xml:space="preserve">between the five </w:t>
        </w:r>
      </w:ins>
      <w:r>
        <w:rPr>
          <w:rFonts w:asciiTheme="majorHAnsi" w:hAnsiTheme="majorHAnsi"/>
          <w:sz w:val="20"/>
        </w:rPr>
        <w:t>factor</w:t>
      </w:r>
      <w:ins w:id="505" w:author="Han, Wang" w:date="2019-07-22T17:25:00Z">
        <w:r w:rsidR="000515C3">
          <w:rPr>
            <w:rFonts w:asciiTheme="majorHAnsi" w:hAnsiTheme="majorHAnsi"/>
            <w:sz w:val="20"/>
          </w:rPr>
          <w:t>s</w:t>
        </w:r>
      </w:ins>
      <w:r>
        <w:rPr>
          <w:rFonts w:asciiTheme="majorHAnsi" w:hAnsiTheme="majorHAnsi"/>
          <w:sz w:val="20"/>
        </w:rPr>
        <w:t xml:space="preserve"> on a rolling window basis</w:t>
      </w:r>
      <w:del w:id="506" w:author="Han, Wang" w:date="2019-07-22T17:25:00Z">
        <w:r w:rsidDel="000515C3">
          <w:rPr>
            <w:rFonts w:asciiTheme="majorHAnsi" w:hAnsiTheme="majorHAnsi"/>
            <w:sz w:val="20"/>
          </w:rPr>
          <w:delText xml:space="preserve"> with daily data</w:delText>
        </w:r>
      </w:del>
      <w:r>
        <w:rPr>
          <w:rFonts w:asciiTheme="majorHAnsi" w:hAnsiTheme="majorHAnsi"/>
          <w:sz w:val="20"/>
        </w:rPr>
        <w:t xml:space="preserve">. </w:t>
      </w:r>
      <w:ins w:id="507" w:author="Han, Wang" w:date="2019-07-22T17:26:00Z">
        <w:r w:rsidR="000515C3">
          <w:rPr>
            <w:rFonts w:asciiTheme="majorHAnsi" w:hAnsiTheme="majorHAnsi"/>
            <w:sz w:val="20"/>
          </w:rPr>
          <w:t xml:space="preserve">A </w:t>
        </w:r>
      </w:ins>
      <w:ins w:id="508" w:author="Han, Wang" w:date="2019-07-22T17:31:00Z">
        <w:r w:rsidR="000515C3">
          <w:rPr>
            <w:rFonts w:asciiTheme="majorHAnsi" w:hAnsiTheme="majorHAnsi"/>
            <w:sz w:val="20"/>
          </w:rPr>
          <w:t>quick glance</w:t>
        </w:r>
      </w:ins>
      <w:ins w:id="509" w:author="Han, Wang" w:date="2019-07-22T17:26:00Z">
        <w:r w:rsidR="000515C3">
          <w:rPr>
            <w:rFonts w:asciiTheme="majorHAnsi" w:hAnsiTheme="majorHAnsi"/>
            <w:sz w:val="20"/>
          </w:rPr>
          <w:t xml:space="preserve"> </w:t>
        </w:r>
      </w:ins>
      <w:ins w:id="510" w:author="Han, Wang" w:date="2019-07-22T17:32:00Z">
        <w:r w:rsidR="000515C3">
          <w:rPr>
            <w:rFonts w:asciiTheme="majorHAnsi" w:hAnsiTheme="majorHAnsi"/>
            <w:sz w:val="20"/>
          </w:rPr>
          <w:t xml:space="preserve">may suggest you to look at </w:t>
        </w:r>
        <w:proofErr w:type="gramStart"/>
        <w:r w:rsidR="000515C3">
          <w:rPr>
            <w:rFonts w:asciiTheme="majorHAnsi" w:hAnsiTheme="majorHAnsi"/>
            <w:sz w:val="20"/>
          </w:rPr>
          <w:t>around  yea</w:t>
        </w:r>
      </w:ins>
      <w:ins w:id="511" w:author="Han, Wang" w:date="2019-07-22T17:33:00Z">
        <w:r w:rsidR="000515C3">
          <w:rPr>
            <w:rFonts w:asciiTheme="majorHAnsi" w:hAnsiTheme="majorHAnsi"/>
            <w:sz w:val="20"/>
          </w:rPr>
          <w:t>r</w:t>
        </w:r>
        <w:proofErr w:type="gramEnd"/>
        <w:r w:rsidR="000515C3">
          <w:rPr>
            <w:rFonts w:asciiTheme="majorHAnsi" w:hAnsiTheme="majorHAnsi"/>
            <w:sz w:val="20"/>
          </w:rPr>
          <w:t xml:space="preserve"> </w:t>
        </w:r>
      </w:ins>
      <w:r>
        <w:rPr>
          <w:rFonts w:asciiTheme="majorHAnsi" w:hAnsiTheme="majorHAnsi"/>
          <w:sz w:val="20"/>
        </w:rPr>
        <w:t>1995</w:t>
      </w:r>
      <w:ins w:id="512" w:author="Han, Wang" w:date="2019-07-22T17:33:00Z">
        <w:r w:rsidR="000515C3">
          <w:rPr>
            <w:rFonts w:asciiTheme="majorHAnsi" w:hAnsiTheme="majorHAnsi"/>
            <w:sz w:val="20"/>
          </w:rPr>
          <w:t>, as it</w:t>
        </w:r>
      </w:ins>
      <w:r>
        <w:rPr>
          <w:rFonts w:asciiTheme="majorHAnsi" w:hAnsiTheme="majorHAnsi"/>
          <w:sz w:val="20"/>
        </w:rPr>
        <w:t xml:space="preserve"> seems to be a </w:t>
      </w:r>
      <w:del w:id="513" w:author="Han, Wang" w:date="2019-07-22T17:33:00Z">
        <w:r w:rsidDel="000515C3">
          <w:rPr>
            <w:rFonts w:asciiTheme="majorHAnsi" w:hAnsiTheme="majorHAnsi"/>
            <w:sz w:val="20"/>
          </w:rPr>
          <w:delText xml:space="preserve">year </w:delText>
        </w:r>
      </w:del>
      <w:ins w:id="514" w:author="Han, Wang" w:date="2019-07-22T17:33:00Z">
        <w:r w:rsidR="000515C3">
          <w:rPr>
            <w:rFonts w:asciiTheme="majorHAnsi" w:hAnsiTheme="majorHAnsi"/>
            <w:sz w:val="20"/>
          </w:rPr>
          <w:t>time</w:t>
        </w:r>
        <w:r w:rsidR="000515C3">
          <w:rPr>
            <w:rFonts w:asciiTheme="majorHAnsi" w:hAnsiTheme="majorHAnsi"/>
            <w:sz w:val="20"/>
          </w:rPr>
          <w:t xml:space="preserve"> </w:t>
        </w:r>
      </w:ins>
      <w:r>
        <w:rPr>
          <w:rFonts w:asciiTheme="majorHAnsi" w:hAnsiTheme="majorHAnsi"/>
          <w:sz w:val="20"/>
        </w:rPr>
        <w:t>when the correlations between factors shifted dramatically. Some factors may even have correlation turned from negative to positive or the other way round since 1995. 2008 financial crisis seems to be another turning point of some correlations.</w:t>
      </w:r>
      <w:ins w:id="515" w:author="Han, Wang" w:date="2019-07-22T17:35:00Z">
        <w:r w:rsidR="00DE4B1B">
          <w:rPr>
            <w:rFonts w:asciiTheme="majorHAnsi" w:hAnsiTheme="majorHAnsi"/>
            <w:sz w:val="20"/>
          </w:rPr>
          <w:t xml:space="preserve"> Trying to explain the patterns if there are any, are difficult, but </w:t>
        </w:r>
      </w:ins>
      <w:ins w:id="516" w:author="Han, Wang" w:date="2019-07-22T17:36:00Z">
        <w:r w:rsidR="00DE4B1B">
          <w:rPr>
            <w:rFonts w:asciiTheme="majorHAnsi" w:hAnsiTheme="majorHAnsi"/>
            <w:sz w:val="20"/>
          </w:rPr>
          <w:t>a relatively safer conclusion is the that the correlation</w:t>
        </w:r>
      </w:ins>
      <w:ins w:id="517" w:author="Han, Wang" w:date="2019-07-22T17:37:00Z">
        <w:r w:rsidR="00DE4B1B">
          <w:rPr>
            <w:rFonts w:asciiTheme="majorHAnsi" w:hAnsiTheme="majorHAnsi"/>
            <w:sz w:val="20"/>
          </w:rPr>
          <w:t xml:space="preserve"> structure</w:t>
        </w:r>
      </w:ins>
      <w:ins w:id="518" w:author="Han, Wang" w:date="2019-07-22T17:36:00Z">
        <w:r w:rsidR="00DE4B1B">
          <w:rPr>
            <w:rFonts w:asciiTheme="majorHAnsi" w:hAnsiTheme="majorHAnsi"/>
            <w:sz w:val="20"/>
          </w:rPr>
          <w:t xml:space="preserve"> </w:t>
        </w:r>
      </w:ins>
      <w:ins w:id="519" w:author="Han, Wang" w:date="2019-07-22T17:37:00Z">
        <w:r w:rsidR="00DE4B1B">
          <w:rPr>
            <w:rFonts w:asciiTheme="majorHAnsi" w:hAnsiTheme="majorHAnsi"/>
            <w:sz w:val="20"/>
          </w:rPr>
          <w:t>is</w:t>
        </w:r>
      </w:ins>
      <w:ins w:id="520" w:author="Han, Wang" w:date="2019-07-22T17:36:00Z">
        <w:r w:rsidR="00DE4B1B">
          <w:rPr>
            <w:rFonts w:asciiTheme="majorHAnsi" w:hAnsiTheme="majorHAnsi"/>
            <w:sz w:val="20"/>
          </w:rPr>
          <w:t xml:space="preserve"> extremely unstable and sho</w:t>
        </w:r>
      </w:ins>
      <w:ins w:id="521" w:author="Han, Wang" w:date="2019-07-22T17:37:00Z">
        <w:r w:rsidR="00DE4B1B">
          <w:rPr>
            <w:rFonts w:asciiTheme="majorHAnsi" w:hAnsiTheme="majorHAnsi"/>
            <w:sz w:val="20"/>
          </w:rPr>
          <w:t>uld heavily depend on market regimes</w:t>
        </w:r>
      </w:ins>
      <w:ins w:id="522" w:author="Han, Wang" w:date="2019-07-22T17:38:00Z">
        <w:r w:rsidR="00DE4B1B">
          <w:rPr>
            <w:rFonts w:asciiTheme="majorHAnsi" w:hAnsiTheme="majorHAnsi"/>
            <w:sz w:val="20"/>
          </w:rPr>
          <w:t xml:space="preserve">. </w:t>
        </w:r>
      </w:ins>
      <w:bookmarkStart w:id="523" w:name="_GoBack"/>
      <w:bookmarkEnd w:id="523"/>
      <w:ins w:id="524" w:author="Han, Wang" w:date="2019-07-22T17:37:00Z">
        <w:r w:rsidR="00DE4B1B">
          <w:rPr>
            <w:rFonts w:asciiTheme="majorHAnsi" w:hAnsiTheme="majorHAnsi"/>
            <w:sz w:val="20"/>
          </w:rPr>
          <w:t xml:space="preserve"> </w:t>
        </w:r>
      </w:ins>
      <w:ins w:id="525" w:author="Han, Wang" w:date="2019-07-22T17:34:00Z">
        <w:r w:rsidR="00DE4B1B">
          <w:rPr>
            <w:rFonts w:asciiTheme="majorHAnsi" w:hAnsiTheme="majorHAnsi"/>
            <w:sz w:val="20"/>
          </w:rPr>
          <w:t xml:space="preserve"> </w:t>
        </w:r>
      </w:ins>
      <w:del w:id="526" w:author="Han, Wang" w:date="2019-07-22T17:35:00Z">
        <w:r w:rsidDel="00DE4B1B">
          <w:rPr>
            <w:rFonts w:asciiTheme="majorHAnsi" w:hAnsiTheme="majorHAnsi"/>
            <w:sz w:val="20"/>
          </w:rPr>
          <w:delText xml:space="preserve">   </w:delText>
        </w:r>
      </w:del>
    </w:p>
    <w:tbl>
      <w:tblPr>
        <w:tblStyle w:val="TableGrid"/>
        <w:tblW w:w="0" w:type="auto"/>
        <w:tblLook w:val="04A0" w:firstRow="1" w:lastRow="0" w:firstColumn="1" w:lastColumn="0" w:noHBand="0" w:noVBand="1"/>
      </w:tblPr>
      <w:tblGrid>
        <w:gridCol w:w="3775"/>
      </w:tblGrid>
      <w:tr w:rsidR="00DE46AC" w14:paraId="1EE37C89" w14:textId="77777777" w:rsidTr="00DE46AC">
        <w:tc>
          <w:tcPr>
            <w:tcW w:w="3775" w:type="dxa"/>
            <w:tcBorders>
              <w:top w:val="dashSmallGap" w:sz="4" w:space="0" w:color="auto"/>
              <w:left w:val="dashSmallGap" w:sz="4" w:space="0" w:color="auto"/>
              <w:bottom w:val="nil"/>
              <w:right w:val="nil"/>
            </w:tcBorders>
          </w:tcPr>
          <w:p w14:paraId="5B4FC91E" w14:textId="77777777" w:rsidR="00DE46AC" w:rsidRPr="00DE46AC" w:rsidRDefault="00DE46AC" w:rsidP="0094750C">
            <w:pPr>
              <w:jc w:val="both"/>
              <w:rPr>
                <w:rFonts w:asciiTheme="majorHAnsi" w:hAnsiTheme="majorHAnsi"/>
                <w:i/>
                <w:sz w:val="20"/>
              </w:rPr>
            </w:pPr>
            <w:r w:rsidRPr="00DE46AC">
              <w:rPr>
                <w:rFonts w:asciiTheme="majorHAnsi" w:hAnsiTheme="majorHAnsi"/>
                <w:i/>
                <w:sz w:val="18"/>
              </w:rPr>
              <w:t>Figure n: Pearson Correlation among 5 Factors</w:t>
            </w:r>
          </w:p>
        </w:tc>
      </w:tr>
    </w:tbl>
    <w:p w14:paraId="182D582F" w14:textId="77777777" w:rsidR="00DE46AC" w:rsidRDefault="00DE46AC" w:rsidP="0094750C">
      <w:pPr>
        <w:jc w:val="both"/>
        <w:rPr>
          <w:rFonts w:asciiTheme="majorHAnsi" w:hAnsiTheme="majorHAnsi"/>
          <w:sz w:val="20"/>
        </w:rPr>
      </w:pPr>
    </w:p>
    <w:p w14:paraId="1E9CB055" w14:textId="77777777" w:rsidR="0094750C" w:rsidRDefault="00715659" w:rsidP="0094750C">
      <w:pPr>
        <w:jc w:val="both"/>
        <w:rPr>
          <w:rFonts w:asciiTheme="majorHAnsi" w:hAnsiTheme="majorHAnsi"/>
          <w:sz w:val="20"/>
        </w:rPr>
      </w:pPr>
      <w:r>
        <w:rPr>
          <w:rFonts w:asciiTheme="majorHAnsi" w:hAnsiTheme="majorHAnsi"/>
          <w:noProof/>
          <w:sz w:val="20"/>
          <w:lang w:eastAsia="en-US"/>
        </w:rPr>
        <w:lastRenderedPageBreak/>
        <w:drawing>
          <wp:inline distT="0" distB="0" distL="0" distR="0" wp14:anchorId="07CBDC3C" wp14:editId="32CCABE2">
            <wp:extent cx="3046095" cy="29845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6095" cy="2984500"/>
                    </a:xfrm>
                    <a:prstGeom prst="rect">
                      <a:avLst/>
                    </a:prstGeom>
                  </pic:spPr>
                </pic:pic>
              </a:graphicData>
            </a:graphic>
          </wp:inline>
        </w:drawing>
      </w:r>
    </w:p>
    <w:p w14:paraId="7C257BA0" w14:textId="77777777" w:rsidR="00DE46AC" w:rsidRPr="0094750C" w:rsidRDefault="00DE46AC" w:rsidP="0094750C">
      <w:pPr>
        <w:jc w:val="both"/>
        <w:rPr>
          <w:rFonts w:asciiTheme="majorHAnsi" w:hAnsiTheme="majorHAnsi"/>
          <w:sz w:val="20"/>
        </w:rPr>
      </w:pPr>
    </w:p>
    <w:p w14:paraId="4504A5A8" w14:textId="77777777" w:rsidR="00054E61" w:rsidRPr="000C37DA" w:rsidRDefault="00054E61" w:rsidP="003816A4">
      <w:pPr>
        <w:jc w:val="both"/>
        <w:rPr>
          <w:rFonts w:asciiTheme="majorHAnsi" w:hAnsiTheme="majorHAnsi"/>
          <w:b/>
          <w:i/>
          <w:color w:val="00B0F0"/>
          <w:sz w:val="26"/>
          <w:szCs w:val="26"/>
        </w:rPr>
      </w:pPr>
      <w:r>
        <w:rPr>
          <w:rFonts w:asciiTheme="majorHAnsi" w:hAnsiTheme="majorHAnsi"/>
          <w:b/>
          <w:i/>
          <w:color w:val="00B0F0"/>
          <w:sz w:val="26"/>
          <w:szCs w:val="26"/>
        </w:rPr>
        <w:t>Our</w:t>
      </w:r>
      <w:r w:rsidRPr="00054E61">
        <w:rPr>
          <w:rFonts w:asciiTheme="majorHAnsi" w:hAnsiTheme="majorHAnsi"/>
          <w:b/>
          <w:i/>
          <w:color w:val="00B0F0"/>
          <w:sz w:val="26"/>
          <w:szCs w:val="26"/>
        </w:rPr>
        <w:t xml:space="preserve"> </w:t>
      </w:r>
      <w:r w:rsidR="008631FC" w:rsidRPr="00054E61">
        <w:rPr>
          <w:rFonts w:asciiTheme="majorHAnsi" w:hAnsiTheme="majorHAnsi"/>
          <w:b/>
          <w:i/>
          <w:color w:val="00B0F0"/>
          <w:sz w:val="26"/>
          <w:szCs w:val="26"/>
        </w:rPr>
        <w:t>Future Plan</w:t>
      </w:r>
    </w:p>
    <w:p w14:paraId="5E53F3AC" w14:textId="77777777" w:rsidR="009D3539" w:rsidRPr="00BD7197" w:rsidRDefault="009D3539" w:rsidP="003816A4">
      <w:pPr>
        <w:jc w:val="both"/>
        <w:rPr>
          <w:rFonts w:asciiTheme="majorHAnsi" w:hAnsiTheme="majorHAnsi"/>
          <w:sz w:val="20"/>
        </w:rPr>
        <w:sectPr w:rsidR="009D3539" w:rsidRPr="00BD7197" w:rsidSect="00123A62">
          <w:type w:val="continuous"/>
          <w:pgSz w:w="12240" w:h="15840"/>
          <w:pgMar w:top="-2160" w:right="990" w:bottom="1440" w:left="1080" w:header="1152" w:footer="720" w:gutter="0"/>
          <w:pgNumType w:start="0"/>
          <w:cols w:num="2" w:space="720"/>
          <w:titlePg/>
          <w:docGrid w:linePitch="360"/>
        </w:sectPr>
      </w:pPr>
    </w:p>
    <w:sdt>
      <w:sdtPr>
        <w:rPr>
          <w:rFonts w:asciiTheme="minorHAnsi" w:eastAsiaTheme="minorEastAsia" w:hAnsiTheme="minorHAnsi" w:cstheme="minorBidi"/>
          <w:color w:val="auto"/>
          <w:sz w:val="22"/>
          <w:szCs w:val="22"/>
          <w:lang w:eastAsia="zh-CN"/>
        </w:rPr>
        <w:id w:val="-53782554"/>
        <w:docPartObj>
          <w:docPartGallery w:val="Bibliographies"/>
          <w:docPartUnique/>
        </w:docPartObj>
      </w:sdtPr>
      <w:sdtContent>
        <w:p w14:paraId="55B7FEED" w14:textId="77777777" w:rsidR="000C37DA" w:rsidRDefault="000C37DA">
          <w:pPr>
            <w:pStyle w:val="Heading1"/>
          </w:pPr>
          <w:r>
            <w:t>References</w:t>
          </w:r>
        </w:p>
        <w:sdt>
          <w:sdtPr>
            <w:id w:val="483283444"/>
            <w:bibliography/>
          </w:sdtPr>
          <w:sdtContent>
            <w:p w14:paraId="0EBBA417" w14:textId="77777777" w:rsidR="000C37DA" w:rsidRDefault="000C37DA" w:rsidP="000C37DA">
              <w:pPr>
                <w:pStyle w:val="Bibliography"/>
                <w:ind w:left="720" w:hanging="720"/>
                <w:rPr>
                  <w:noProof/>
                  <w:sz w:val="24"/>
                  <w:szCs w:val="24"/>
                </w:rPr>
              </w:pPr>
              <w:r>
                <w:fldChar w:fldCharType="begin"/>
              </w:r>
              <w:r>
                <w:instrText xml:space="preserve"> BIBLIOGRAPHY </w:instrText>
              </w:r>
              <w:r>
                <w:fldChar w:fldCharType="separate"/>
              </w:r>
              <w:r>
                <w:rPr>
                  <w:noProof/>
                </w:rPr>
                <w:t>Ang, Andrew. 2018. June 5. https://www.blackrock.com/us/individual/investment-ideas/what-is-factor-investing/factor-commentary/andrews-angle/factor-growth.</w:t>
              </w:r>
            </w:p>
            <w:p w14:paraId="4F92BF9A" w14:textId="77777777" w:rsidR="000C37DA" w:rsidRDefault="000C37DA" w:rsidP="000C37DA">
              <w:pPr>
                <w:pStyle w:val="Bibliography"/>
                <w:ind w:left="720" w:hanging="720"/>
                <w:rPr>
                  <w:noProof/>
                </w:rPr>
              </w:pPr>
              <w:r>
                <w:rPr>
                  <w:noProof/>
                </w:rPr>
                <w:t xml:space="preserve">Francis Breedon, Louisa Chen, Angelo Ranaldo, Nicholas Vause. 2018. </w:t>
              </w:r>
              <w:r>
                <w:rPr>
                  <w:i/>
                  <w:iCs/>
                  <w:noProof/>
                </w:rPr>
                <w:t>Judgement Day: algorithmic trading around the Swiss franc cap removal.</w:t>
              </w:r>
              <w:r>
                <w:rPr>
                  <w:noProof/>
                </w:rPr>
                <w:t xml:space="preserve"> Bank of England.</w:t>
              </w:r>
            </w:p>
            <w:p w14:paraId="4BCD4818" w14:textId="77777777" w:rsidR="000C37DA" w:rsidRDefault="000C37DA" w:rsidP="000C37DA">
              <w:pPr>
                <w:pStyle w:val="Bibliography"/>
                <w:ind w:left="720" w:hanging="720"/>
                <w:rPr>
                  <w:noProof/>
                </w:rPr>
              </w:pPr>
              <w:r>
                <w:rPr>
                  <w:noProof/>
                </w:rPr>
                <w:t>Irwin, Neil. 2011. September 30. https://www.washingtonpost.com/business/economy/us-economic-recovery-tied-to-european-debt-crisis/2011/09/29/gIQAAIAEBL_story.html?noredirect=on&amp;utm_term=.d29ea3b844cd.</w:t>
              </w:r>
            </w:p>
            <w:p w14:paraId="1D538FB2" w14:textId="77777777" w:rsidR="000C37DA" w:rsidRDefault="000C37DA" w:rsidP="000C37DA">
              <w:pPr>
                <w:pStyle w:val="Bibliography"/>
                <w:ind w:left="720" w:hanging="720"/>
                <w:rPr>
                  <w:noProof/>
                </w:rPr>
              </w:pPr>
              <w:r>
                <w:rPr>
                  <w:noProof/>
                </w:rPr>
                <w:t xml:space="preserve">Stracca, Livio. 2013. </w:t>
              </w:r>
              <w:r>
                <w:rPr>
                  <w:i/>
                  <w:iCs/>
                  <w:noProof/>
                </w:rPr>
                <w:t>The Global Effects of the Euro Debt Crisis.</w:t>
              </w:r>
              <w:r>
                <w:rPr>
                  <w:noProof/>
                </w:rPr>
                <w:t xml:space="preserve"> European Central Bank.</w:t>
              </w:r>
            </w:p>
            <w:p w14:paraId="29BC6460" w14:textId="77777777" w:rsidR="000C37DA" w:rsidRDefault="000C37DA" w:rsidP="000C37DA">
              <w:r>
                <w:rPr>
                  <w:b/>
                  <w:bCs/>
                  <w:noProof/>
                </w:rPr>
                <w:fldChar w:fldCharType="end"/>
              </w:r>
            </w:p>
          </w:sdtContent>
        </w:sdt>
      </w:sdtContent>
    </w:sdt>
    <w:p w14:paraId="3B638001" w14:textId="77777777" w:rsidR="00D77002" w:rsidRPr="00BD7197" w:rsidRDefault="00D77002" w:rsidP="003816A4">
      <w:pPr>
        <w:jc w:val="both"/>
        <w:rPr>
          <w:rFonts w:asciiTheme="majorHAnsi" w:hAnsiTheme="majorHAnsi"/>
          <w:sz w:val="20"/>
        </w:rPr>
      </w:pPr>
    </w:p>
    <w:p w14:paraId="73328AFD" w14:textId="77777777" w:rsidR="00D77002" w:rsidRPr="00BD7197" w:rsidRDefault="00D77002" w:rsidP="003816A4">
      <w:pPr>
        <w:jc w:val="both"/>
        <w:rPr>
          <w:rFonts w:asciiTheme="majorHAnsi" w:hAnsiTheme="majorHAnsi"/>
          <w:sz w:val="20"/>
        </w:rPr>
      </w:pPr>
    </w:p>
    <w:p w14:paraId="750B09F0" w14:textId="77777777" w:rsidR="00D77002" w:rsidRPr="00BD7197" w:rsidRDefault="00D77002" w:rsidP="003816A4">
      <w:pPr>
        <w:jc w:val="both"/>
        <w:rPr>
          <w:rFonts w:asciiTheme="majorHAnsi" w:hAnsiTheme="majorHAnsi"/>
          <w:sz w:val="20"/>
        </w:rPr>
      </w:pPr>
    </w:p>
    <w:p w14:paraId="43892A1B" w14:textId="77777777" w:rsidR="00D77002" w:rsidRPr="00BD7197" w:rsidRDefault="00D77002" w:rsidP="003816A4">
      <w:pPr>
        <w:jc w:val="both"/>
        <w:rPr>
          <w:rFonts w:asciiTheme="majorHAnsi" w:hAnsiTheme="majorHAnsi"/>
          <w:sz w:val="20"/>
        </w:rPr>
      </w:pPr>
    </w:p>
    <w:p w14:paraId="002139A2" w14:textId="77777777" w:rsidR="00D77002" w:rsidRPr="00BD7197" w:rsidRDefault="00D77002" w:rsidP="003816A4">
      <w:pPr>
        <w:jc w:val="both"/>
        <w:rPr>
          <w:rFonts w:asciiTheme="majorHAnsi" w:hAnsiTheme="majorHAnsi"/>
          <w:sz w:val="20"/>
        </w:rPr>
      </w:pPr>
    </w:p>
    <w:p w14:paraId="15ACBDF1" w14:textId="77777777" w:rsidR="00D77002" w:rsidRPr="00BD7197" w:rsidRDefault="00D77002" w:rsidP="003816A4">
      <w:pPr>
        <w:jc w:val="both"/>
        <w:rPr>
          <w:rFonts w:asciiTheme="majorHAnsi" w:hAnsiTheme="majorHAnsi"/>
          <w:sz w:val="20"/>
        </w:rPr>
      </w:pPr>
    </w:p>
    <w:p w14:paraId="1EFF81F9" w14:textId="77777777" w:rsidR="00D77002" w:rsidRPr="00BD7197" w:rsidRDefault="00D77002" w:rsidP="003816A4">
      <w:pPr>
        <w:jc w:val="both"/>
        <w:rPr>
          <w:rFonts w:asciiTheme="majorHAnsi" w:hAnsiTheme="majorHAnsi"/>
          <w:sz w:val="20"/>
        </w:rPr>
      </w:pPr>
    </w:p>
    <w:p w14:paraId="4B29F0E0" w14:textId="77777777" w:rsidR="00D77002" w:rsidRPr="00BD7197" w:rsidRDefault="00D77002" w:rsidP="003816A4">
      <w:pPr>
        <w:jc w:val="both"/>
        <w:rPr>
          <w:rFonts w:asciiTheme="majorHAnsi" w:hAnsiTheme="majorHAnsi"/>
          <w:sz w:val="20"/>
        </w:rPr>
      </w:pPr>
    </w:p>
    <w:p w14:paraId="230A8F01" w14:textId="77777777" w:rsidR="00D77002" w:rsidRPr="00BD7197" w:rsidRDefault="00D77002" w:rsidP="003816A4">
      <w:pPr>
        <w:jc w:val="both"/>
        <w:rPr>
          <w:rFonts w:asciiTheme="majorHAnsi" w:hAnsiTheme="majorHAnsi"/>
          <w:sz w:val="20"/>
        </w:rPr>
      </w:pPr>
    </w:p>
    <w:sectPr w:rsidR="00D77002" w:rsidRPr="00BD7197" w:rsidSect="00123A62">
      <w:type w:val="nextColumn"/>
      <w:pgSz w:w="12240" w:h="15840"/>
      <w:pgMar w:top="922" w:right="1267" w:bottom="1440" w:left="1267" w:header="1008" w:footer="720" w:gutter="0"/>
      <w:cols w:num="2"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4" w:author="Han, Wang" w:date="2019-07-22T14:07:00Z" w:initials="HW">
    <w:p w14:paraId="7A8A95B1" w14:textId="77777777" w:rsidR="00A92812" w:rsidRDefault="00A92812">
      <w:pPr>
        <w:pStyle w:val="CommentText"/>
      </w:pPr>
      <w:r>
        <w:rPr>
          <w:rStyle w:val="CommentReference"/>
        </w:rPr>
        <w:annotationRef/>
      </w:r>
      <w:r>
        <w:t xml:space="preserve">What happened to monthly return data </w:t>
      </w:r>
    </w:p>
  </w:comment>
  <w:comment w:id="466" w:author="Han, Wang" w:date="2019-07-22T16:31:00Z" w:initials="HW">
    <w:p w14:paraId="319D9D3D" w14:textId="77777777" w:rsidR="009D2B8C" w:rsidRDefault="009D2B8C">
      <w:pPr>
        <w:pStyle w:val="CommentText"/>
      </w:pPr>
      <w:r>
        <w:rPr>
          <w:rStyle w:val="CommentReference"/>
        </w:rPr>
        <w:annotationRef/>
      </w:r>
      <w:r>
        <w:t>Do not understand</w:t>
      </w:r>
    </w:p>
  </w:comment>
  <w:comment w:id="470" w:author="Han, Wang" w:date="2019-07-22T16:33:00Z" w:initials="HW">
    <w:p w14:paraId="06A60368" w14:textId="77777777" w:rsidR="009D2B8C" w:rsidRDefault="009D2B8C">
      <w:pPr>
        <w:pStyle w:val="CommentText"/>
      </w:pPr>
      <w:r>
        <w:rPr>
          <w:rStyle w:val="CommentReference"/>
        </w:rPr>
        <w:annotationRef/>
      </w:r>
      <w:r>
        <w:t>Do not understand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8A95B1" w15:done="0"/>
  <w15:commentEx w15:paraId="319D9D3D" w15:done="0"/>
  <w15:commentEx w15:paraId="06A603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8A95B1" w16cid:durableId="20E0418F"/>
  <w16cid:commentId w16cid:paraId="319D9D3D" w16cid:durableId="20E06375"/>
  <w16cid:commentId w16cid:paraId="06A60368" w16cid:durableId="20E063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98B71" w14:textId="77777777" w:rsidR="00E024E8" w:rsidRDefault="00E024E8" w:rsidP="00C2682C">
      <w:pPr>
        <w:spacing w:after="0" w:line="240" w:lineRule="auto"/>
      </w:pPr>
      <w:r>
        <w:separator/>
      </w:r>
    </w:p>
  </w:endnote>
  <w:endnote w:type="continuationSeparator" w:id="0">
    <w:p w14:paraId="34814F43" w14:textId="77777777" w:rsidR="00E024E8" w:rsidRDefault="00E024E8" w:rsidP="00C26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B0604020202020204"/>
    <w:charset w:val="B1"/>
    <w:family w:val="auto"/>
    <w:pitch w:val="variable"/>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A3724" w14:textId="77777777" w:rsidR="00A92812" w:rsidRPr="0016512A" w:rsidRDefault="00A92812">
    <w:pPr>
      <w:pStyle w:val="Footer"/>
      <w:pBdr>
        <w:top w:val="thinThickSmallGap" w:sz="24" w:space="1" w:color="585858" w:themeColor="accent2" w:themeShade="7F"/>
      </w:pBdr>
      <w:rPr>
        <w:rFonts w:asciiTheme="majorHAnsi" w:eastAsiaTheme="majorEastAsia" w:hAnsiTheme="majorHAnsi" w:cstheme="majorBidi"/>
        <w:sz w:val="20"/>
        <w:szCs w:val="20"/>
      </w:rPr>
    </w:pPr>
    <w:r w:rsidRPr="0016512A">
      <w:rPr>
        <w:rFonts w:asciiTheme="majorHAnsi" w:eastAsiaTheme="majorEastAsia" w:hAnsiTheme="majorHAnsi" w:cstheme="majorBidi"/>
        <w:sz w:val="20"/>
        <w:szCs w:val="20"/>
      </w:rPr>
      <w:t>AIG Investment AI</w:t>
    </w:r>
    <w:r w:rsidRPr="0016512A">
      <w:rPr>
        <w:rFonts w:asciiTheme="majorHAnsi" w:eastAsiaTheme="majorEastAsia" w:hAnsiTheme="majorHAnsi" w:cstheme="majorBidi"/>
        <w:sz w:val="20"/>
        <w:szCs w:val="20"/>
      </w:rPr>
      <w:ptab w:relativeTo="margin" w:alignment="right" w:leader="none"/>
    </w:r>
    <w:r w:rsidRPr="0016512A">
      <w:rPr>
        <w:rFonts w:asciiTheme="majorHAnsi" w:eastAsiaTheme="majorEastAsia" w:hAnsiTheme="majorHAnsi" w:cstheme="majorBidi"/>
        <w:sz w:val="20"/>
        <w:szCs w:val="20"/>
      </w:rPr>
      <w:t xml:space="preserve">Page </w:t>
    </w:r>
    <w:r w:rsidRPr="0016512A">
      <w:rPr>
        <w:sz w:val="20"/>
        <w:szCs w:val="20"/>
      </w:rPr>
      <w:fldChar w:fldCharType="begin"/>
    </w:r>
    <w:r w:rsidRPr="0016512A">
      <w:rPr>
        <w:sz w:val="20"/>
        <w:szCs w:val="20"/>
      </w:rPr>
      <w:instrText xml:space="preserve"> PAGE   \* MERGEFORMAT </w:instrText>
    </w:r>
    <w:r w:rsidRPr="0016512A">
      <w:rPr>
        <w:sz w:val="20"/>
        <w:szCs w:val="20"/>
      </w:rPr>
      <w:fldChar w:fldCharType="separate"/>
    </w:r>
    <w:r w:rsidRPr="005921EE">
      <w:rPr>
        <w:rFonts w:asciiTheme="majorHAnsi" w:eastAsiaTheme="majorEastAsia" w:hAnsiTheme="majorHAnsi" w:cstheme="majorBidi"/>
        <w:noProof/>
        <w:sz w:val="20"/>
        <w:szCs w:val="20"/>
      </w:rPr>
      <w:t>10</w:t>
    </w:r>
    <w:r w:rsidRPr="0016512A">
      <w:rPr>
        <w:rFonts w:asciiTheme="majorHAnsi" w:eastAsiaTheme="majorEastAsia" w:hAnsiTheme="majorHAnsi" w:cstheme="majorBidi"/>
        <w:noProof/>
        <w:sz w:val="20"/>
        <w:szCs w:val="20"/>
      </w:rPr>
      <w:fldChar w:fldCharType="end"/>
    </w:r>
  </w:p>
  <w:p w14:paraId="38E236B2" w14:textId="77777777" w:rsidR="00A92812" w:rsidRPr="0016512A" w:rsidRDefault="00A92812" w:rsidP="001548F9">
    <w:pPr>
      <w:pStyle w:val="Footer"/>
      <w:pBdr>
        <w:top w:val="single" w:sz="4" w:space="1" w:color="D9D9D9" w:themeColor="background1" w:themeShade="D9"/>
      </w:pBdr>
      <w:jc w:val="righ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4598E" w14:textId="77777777" w:rsidR="00A92812" w:rsidRPr="00B51F39" w:rsidRDefault="00A92812">
    <w:pPr>
      <w:pStyle w:val="Footer"/>
      <w:pBdr>
        <w:top w:val="thinThickSmallGap" w:sz="24" w:space="1" w:color="585858" w:themeColor="accent2" w:themeShade="7F"/>
      </w:pBdr>
      <w:rPr>
        <w:rFonts w:asciiTheme="majorHAnsi" w:eastAsiaTheme="majorEastAsia" w:hAnsiTheme="majorHAnsi" w:cstheme="majorBidi"/>
        <w:sz w:val="20"/>
        <w:szCs w:val="20"/>
      </w:rPr>
    </w:pPr>
    <w:r w:rsidRPr="00B51F39">
      <w:rPr>
        <w:rFonts w:asciiTheme="majorHAnsi" w:eastAsiaTheme="majorEastAsia" w:hAnsiTheme="majorHAnsi" w:cstheme="majorBidi"/>
        <w:sz w:val="20"/>
        <w:szCs w:val="20"/>
      </w:rPr>
      <w:t xml:space="preserve"> AIG Investment AI</w:t>
    </w:r>
    <w:r w:rsidRPr="00B51F39">
      <w:rPr>
        <w:rFonts w:asciiTheme="majorHAnsi" w:eastAsiaTheme="majorEastAsia" w:hAnsiTheme="majorHAnsi" w:cstheme="majorBidi"/>
        <w:sz w:val="20"/>
        <w:szCs w:val="20"/>
      </w:rPr>
      <w:ptab w:relativeTo="margin" w:alignment="right" w:leader="none"/>
    </w:r>
    <w:r w:rsidRPr="00B51F39">
      <w:rPr>
        <w:rFonts w:asciiTheme="majorHAnsi" w:eastAsiaTheme="majorEastAsia" w:hAnsiTheme="majorHAnsi" w:cstheme="majorBidi"/>
        <w:sz w:val="20"/>
        <w:szCs w:val="20"/>
      </w:rPr>
      <w:t xml:space="preserve">Page </w:t>
    </w:r>
    <w:r w:rsidRPr="00B51F39">
      <w:rPr>
        <w:sz w:val="20"/>
        <w:szCs w:val="20"/>
      </w:rPr>
      <w:fldChar w:fldCharType="begin"/>
    </w:r>
    <w:r w:rsidRPr="00B51F39">
      <w:rPr>
        <w:sz w:val="20"/>
        <w:szCs w:val="20"/>
      </w:rPr>
      <w:instrText xml:space="preserve"> PAGE   \* MERGEFORMAT </w:instrText>
    </w:r>
    <w:r w:rsidRPr="00B51F39">
      <w:rPr>
        <w:sz w:val="20"/>
        <w:szCs w:val="20"/>
      </w:rPr>
      <w:fldChar w:fldCharType="separate"/>
    </w:r>
    <w:r w:rsidRPr="005921EE">
      <w:rPr>
        <w:rFonts w:asciiTheme="majorHAnsi" w:eastAsiaTheme="majorEastAsia" w:hAnsiTheme="majorHAnsi" w:cstheme="majorBidi"/>
        <w:noProof/>
        <w:sz w:val="20"/>
        <w:szCs w:val="20"/>
      </w:rPr>
      <w:t>11</w:t>
    </w:r>
    <w:r w:rsidRPr="00B51F39">
      <w:rPr>
        <w:rFonts w:asciiTheme="majorHAnsi" w:eastAsiaTheme="majorEastAsia" w:hAnsiTheme="majorHAnsi" w:cstheme="majorBidi"/>
        <w:noProof/>
        <w:sz w:val="20"/>
        <w:szCs w:val="20"/>
      </w:rPr>
      <w:fldChar w:fldCharType="end"/>
    </w:r>
  </w:p>
  <w:p w14:paraId="513C66FD" w14:textId="77777777" w:rsidR="00A92812" w:rsidRDefault="00A92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28207" w14:textId="77777777" w:rsidR="00E024E8" w:rsidRDefault="00E024E8" w:rsidP="00C2682C">
      <w:pPr>
        <w:spacing w:after="0" w:line="240" w:lineRule="auto"/>
      </w:pPr>
      <w:r>
        <w:separator/>
      </w:r>
    </w:p>
  </w:footnote>
  <w:footnote w:type="continuationSeparator" w:id="0">
    <w:p w14:paraId="2AC57D6A" w14:textId="77777777" w:rsidR="00E024E8" w:rsidRDefault="00E024E8" w:rsidP="00C268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22849" w14:textId="77777777" w:rsidR="00A92812" w:rsidRPr="0016512A" w:rsidRDefault="00A92812" w:rsidP="00A86CCA">
    <w:pPr>
      <w:pStyle w:val="Header"/>
      <w:tabs>
        <w:tab w:val="clear" w:pos="4680"/>
        <w:tab w:val="clear" w:pos="9360"/>
        <w:tab w:val="left" w:pos="7560"/>
        <w:tab w:val="left" w:pos="8100"/>
      </w:tabs>
      <w:ind w:right="-194"/>
      <w:rPr>
        <w:rFonts w:asciiTheme="majorHAnsi" w:hAnsiTheme="majorHAnsi"/>
        <w:b/>
        <w:color w:val="00B0F0"/>
        <w:sz w:val="24"/>
      </w:rPr>
    </w:pPr>
    <w:r w:rsidRPr="00BE0B46">
      <w:rPr>
        <w:rFonts w:asciiTheme="majorHAnsi" w:hAnsiTheme="majorHAnsi"/>
        <w:b/>
        <w:noProof/>
        <w:color w:val="00B0F0"/>
        <w:sz w:val="28"/>
        <w:lang w:eastAsia="en-US"/>
      </w:rPr>
      <w:drawing>
        <wp:anchor distT="0" distB="0" distL="114300" distR="114300" simplePos="0" relativeHeight="251658240" behindDoc="0" locked="0" layoutInCell="1" allowOverlap="1" wp14:anchorId="394F29F6" wp14:editId="2D098AAD">
          <wp:simplePos x="0" y="0"/>
          <wp:positionH relativeFrom="column">
            <wp:posOffset>123825</wp:posOffset>
          </wp:positionH>
          <wp:positionV relativeFrom="paragraph">
            <wp:posOffset>-179070</wp:posOffset>
          </wp:positionV>
          <wp:extent cx="847725" cy="4572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457200"/>
                  </a:xfrm>
                  <a:prstGeom prst="rect">
                    <a:avLst/>
                  </a:prstGeom>
                </pic:spPr>
              </pic:pic>
            </a:graphicData>
          </a:graphic>
          <wp14:sizeRelH relativeFrom="page">
            <wp14:pctWidth>0</wp14:pctWidth>
          </wp14:sizeRelH>
          <wp14:sizeRelV relativeFrom="page">
            <wp14:pctHeight>0</wp14:pctHeight>
          </wp14:sizeRelV>
        </wp:anchor>
      </w:drawing>
    </w:r>
    <w:r w:rsidRPr="00BE0B46">
      <w:rPr>
        <w:rFonts w:asciiTheme="majorHAnsi" w:hAnsiTheme="majorHAnsi"/>
        <w:b/>
        <w:color w:val="00B0F0"/>
        <w:sz w:val="28"/>
      </w:rPr>
      <w:ptab w:relativeTo="margin" w:alignment="center" w:leader="none"/>
    </w:r>
    <w:r>
      <w:rPr>
        <w:rFonts w:asciiTheme="majorHAnsi" w:hAnsiTheme="majorHAnsi"/>
        <w:b/>
        <w:color w:val="00B0F0"/>
        <w:sz w:val="28"/>
      </w:rPr>
      <w:t xml:space="preserve">                                              </w:t>
    </w:r>
    <w:r>
      <w:rPr>
        <w:rFonts w:asciiTheme="majorHAnsi" w:hAnsiTheme="majorHAnsi"/>
        <w:b/>
        <w:color w:val="00B0F0"/>
        <w:sz w:val="28"/>
      </w:rPr>
      <w:tab/>
    </w:r>
    <w:r w:rsidRPr="0016512A">
      <w:rPr>
        <w:rFonts w:asciiTheme="majorHAnsi" w:hAnsiTheme="majorHAnsi"/>
        <w:b/>
        <w:color w:val="00B0F0"/>
        <w:sz w:val="20"/>
        <w:szCs w:val="20"/>
      </w:rPr>
      <w:t>Quantitative Research</w:t>
    </w:r>
    <w:r>
      <w:rPr>
        <w:rFonts w:asciiTheme="majorHAnsi" w:hAnsiTheme="majorHAnsi"/>
        <w:b/>
        <w:color w:val="00B0F0"/>
        <w:sz w:val="28"/>
      </w:rPr>
      <w:t xml:space="preserve">                                                                             </w:t>
    </w:r>
    <w:r w:rsidRPr="0016512A">
      <w:rPr>
        <w:rFonts w:asciiTheme="majorHAnsi" w:hAnsiTheme="majorHAnsi"/>
        <w:b/>
        <w:color w:val="00B0F0"/>
        <w:sz w:val="20"/>
        <w:szCs w:val="20"/>
      </w:rPr>
      <w:t xml:space="preserve">                                                                            </w:t>
    </w:r>
    <w:r w:rsidRPr="0016512A">
      <w:rPr>
        <w:rFonts w:asciiTheme="majorHAnsi" w:hAnsiTheme="majorHAnsi"/>
        <w:b/>
        <w:color w:val="00B0F0"/>
        <w:sz w:val="20"/>
        <w:szCs w:val="20"/>
      </w:rPr>
      <w:tab/>
      <w:t xml:space="preserve">         </w:t>
    </w:r>
    <w:r>
      <w:rPr>
        <w:rFonts w:asciiTheme="majorHAnsi" w:hAnsiTheme="majorHAnsi"/>
        <w:b/>
        <w:color w:val="00B0F0"/>
        <w:sz w:val="20"/>
        <w:szCs w:val="20"/>
      </w:rPr>
      <w:t xml:space="preserve">                   </w:t>
    </w:r>
    <w:r w:rsidRPr="0016512A">
      <w:rPr>
        <w:rFonts w:asciiTheme="majorHAnsi" w:hAnsiTheme="majorHAnsi"/>
        <w:b/>
        <w:color w:val="00B0F0"/>
        <w:sz w:val="20"/>
        <w:szCs w:val="20"/>
      </w:rPr>
      <w:t xml:space="preserve">1 </w:t>
    </w:r>
    <w:r>
      <w:rPr>
        <w:rFonts w:asciiTheme="majorHAnsi" w:hAnsiTheme="majorHAnsi"/>
        <w:b/>
        <w:color w:val="00B0F0"/>
        <w:sz w:val="20"/>
        <w:szCs w:val="20"/>
      </w:rPr>
      <w:t>August</w:t>
    </w:r>
    <w:r w:rsidRPr="0016512A">
      <w:rPr>
        <w:rFonts w:asciiTheme="majorHAnsi" w:hAnsiTheme="majorHAnsi"/>
        <w:b/>
        <w:color w:val="00B0F0"/>
        <w:sz w:val="20"/>
        <w:szCs w:val="20"/>
      </w:rPr>
      <w:t xml:space="preserve"> 2019</w:t>
    </w:r>
  </w:p>
  <w:p w14:paraId="6CD01CEF" w14:textId="77777777" w:rsidR="00A92812" w:rsidRPr="0016512A" w:rsidRDefault="00A92812" w:rsidP="00B32D29">
    <w:pPr>
      <w:pStyle w:val="Header"/>
      <w:tabs>
        <w:tab w:val="clear" w:pos="4680"/>
        <w:tab w:val="clear" w:pos="9360"/>
      </w:tabs>
      <w:rPr>
        <w:rFonts w:asciiTheme="majorHAnsi" w:hAnsiTheme="majorHAnsi"/>
        <w:b/>
        <w:color w:val="00B0F0"/>
        <w:sz w:val="18"/>
        <w:u w:val="single"/>
      </w:rPr>
    </w:pPr>
    <w:r w:rsidRPr="0016512A">
      <w:rPr>
        <w:rFonts w:asciiTheme="majorHAnsi" w:hAnsiTheme="majorHAnsi" w:cs="Aharoni"/>
        <w:b/>
        <w:i/>
        <w:color w:val="00B0F0"/>
        <w:sz w:val="24"/>
        <w:szCs w:val="26"/>
        <w:u w:val="single"/>
      </w:rPr>
      <w:t>INVESTMENT AI</w:t>
    </w:r>
    <w:r w:rsidRPr="0016512A">
      <w:rPr>
        <w:rFonts w:asciiTheme="majorHAnsi" w:hAnsiTheme="majorHAnsi"/>
        <w:b/>
        <w:color w:val="00B0F0"/>
        <w:sz w:val="24"/>
        <w:u w:val="single"/>
      </w:rPr>
      <w:tab/>
      <w:t xml:space="preserve">                                              </w:t>
    </w:r>
    <w:r>
      <w:rPr>
        <w:rFonts w:asciiTheme="majorHAnsi" w:hAnsiTheme="majorHAnsi"/>
        <w:b/>
        <w:color w:val="00B0F0"/>
        <w:sz w:val="24"/>
        <w:u w:val="single"/>
      </w:rPr>
      <w:t xml:space="preserve">   </w:t>
    </w:r>
    <w:r w:rsidRPr="0016512A">
      <w:rPr>
        <w:rFonts w:asciiTheme="majorHAnsi" w:hAnsiTheme="majorHAnsi"/>
        <w:b/>
        <w:color w:val="00B0F0"/>
        <w:sz w:val="20"/>
        <w:u w:val="single"/>
      </w:rPr>
      <w:t>Major Historical</w:t>
    </w:r>
    <w:r>
      <w:rPr>
        <w:rFonts w:asciiTheme="majorHAnsi" w:hAnsiTheme="majorHAnsi"/>
        <w:b/>
        <w:color w:val="00B0F0"/>
        <w:sz w:val="20"/>
        <w:u w:val="single"/>
      </w:rPr>
      <w:t xml:space="preserve"> Market Downturns</w:t>
    </w:r>
    <w:r w:rsidRPr="0016512A">
      <w:rPr>
        <w:rFonts w:asciiTheme="majorHAnsi" w:hAnsiTheme="majorHAnsi"/>
        <w:b/>
        <w:color w:val="00B0F0"/>
        <w:sz w:val="20"/>
        <w:u w:val="single"/>
      </w:rPr>
      <w:t xml:space="preserve"> and Five Factor Model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7BC16" w14:textId="77777777" w:rsidR="00A92812" w:rsidRDefault="00A92812">
    <w:pPr>
      <w:pStyle w:val="Header"/>
      <w:rPr>
        <w:rFonts w:asciiTheme="majorHAnsi" w:hAnsiTheme="majorHAnsi" w:cs="Aharoni"/>
        <w:b/>
        <w:i/>
        <w:color w:val="00B0F0"/>
        <w:sz w:val="32"/>
        <w:szCs w:val="32"/>
        <w:u w:val="single"/>
      </w:rPr>
    </w:pPr>
    <w:r w:rsidRPr="00C47F45">
      <w:rPr>
        <w:b/>
        <w:noProof/>
        <w:color w:val="00B0F0"/>
        <w:sz w:val="28"/>
        <w:lang w:eastAsia="en-US"/>
      </w:rPr>
      <w:drawing>
        <wp:anchor distT="0" distB="0" distL="114300" distR="114300" simplePos="0" relativeHeight="251660288" behindDoc="0" locked="0" layoutInCell="1" allowOverlap="1" wp14:anchorId="6219D8A6" wp14:editId="1499554A">
          <wp:simplePos x="0" y="0"/>
          <wp:positionH relativeFrom="column">
            <wp:posOffset>2531110</wp:posOffset>
          </wp:positionH>
          <wp:positionV relativeFrom="paragraph">
            <wp:posOffset>-127000</wp:posOffset>
          </wp:positionV>
          <wp:extent cx="911860" cy="492125"/>
          <wp:effectExtent l="0" t="0" r="254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860" cy="492125"/>
                  </a:xfrm>
                  <a:prstGeom prst="rect">
                    <a:avLst/>
                  </a:prstGeom>
                </pic:spPr>
              </pic:pic>
            </a:graphicData>
          </a:graphic>
          <wp14:sizeRelH relativeFrom="page">
            <wp14:pctWidth>0</wp14:pctWidth>
          </wp14:sizeRelH>
          <wp14:sizeRelV relativeFrom="page">
            <wp14:pctHeight>0</wp14:pctHeight>
          </wp14:sizeRelV>
        </wp:anchor>
      </w:drawing>
    </w:r>
  </w:p>
  <w:p w14:paraId="62B77C78" w14:textId="77777777" w:rsidR="00A92812" w:rsidRDefault="00A92812">
    <w:pPr>
      <w:pStyle w:val="Header"/>
      <w:rPr>
        <w:rFonts w:asciiTheme="majorHAnsi" w:hAnsiTheme="majorHAnsi" w:cs="Aharoni"/>
        <w:b/>
        <w:i/>
        <w:color w:val="00B0F0"/>
        <w:sz w:val="32"/>
        <w:szCs w:val="32"/>
      </w:rPr>
    </w:pPr>
    <w:r w:rsidRPr="00C47F45">
      <w:rPr>
        <w:rFonts w:asciiTheme="majorHAnsi" w:hAnsiTheme="majorHAnsi" w:cs="Aharoni"/>
        <w:b/>
        <w:i/>
        <w:color w:val="00B0F0"/>
        <w:sz w:val="32"/>
        <w:szCs w:val="32"/>
      </w:rPr>
      <w:tab/>
    </w:r>
  </w:p>
  <w:p w14:paraId="342EF7B0" w14:textId="77777777" w:rsidR="00A92812" w:rsidRPr="00396ADA" w:rsidRDefault="00A92812">
    <w:pPr>
      <w:pStyle w:val="Header"/>
      <w:rPr>
        <w:rFonts w:asciiTheme="majorHAnsi" w:hAnsiTheme="majorHAnsi" w:cs="Aharoni"/>
        <w:b/>
        <w:i/>
        <w:color w:val="00B0F0"/>
        <w:sz w:val="28"/>
        <w:szCs w:val="32"/>
      </w:rPr>
    </w:pPr>
    <w:r>
      <w:rPr>
        <w:rFonts w:asciiTheme="majorHAnsi" w:hAnsiTheme="majorHAnsi" w:cs="Aharoni"/>
        <w:b/>
        <w:i/>
        <w:color w:val="00B0F0"/>
        <w:sz w:val="32"/>
        <w:szCs w:val="32"/>
      </w:rPr>
      <w:tab/>
    </w:r>
    <w:r w:rsidRPr="00396ADA">
      <w:rPr>
        <w:rFonts w:asciiTheme="majorHAnsi" w:hAnsiTheme="majorHAnsi" w:cs="Aharoni"/>
        <w:b/>
        <w:i/>
        <w:color w:val="00B0F0"/>
        <w:sz w:val="28"/>
        <w:szCs w:val="32"/>
      </w:rPr>
      <w:t>INVESTMENT 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F1832"/>
    <w:multiLevelType w:val="hybridMultilevel"/>
    <w:tmpl w:val="B4A818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76B3C"/>
    <w:multiLevelType w:val="hybridMultilevel"/>
    <w:tmpl w:val="991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0B0FBD"/>
    <w:multiLevelType w:val="hybridMultilevel"/>
    <w:tmpl w:val="545252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8E71B0"/>
    <w:multiLevelType w:val="hybridMultilevel"/>
    <w:tmpl w:val="6A20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387508"/>
    <w:multiLevelType w:val="hybridMultilevel"/>
    <w:tmpl w:val="A7B8C0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F15C5"/>
    <w:multiLevelType w:val="hybridMultilevel"/>
    <w:tmpl w:val="B9BAA6DA"/>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5"/>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 Wang">
    <w15:presenceInfo w15:providerId="AD" w15:userId="S::whan@r3aig.com::ecb61414-4cff-4515-83f9-d5e37a283b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061"/>
    <w:rsid w:val="00002422"/>
    <w:rsid w:val="00002F85"/>
    <w:rsid w:val="00011E66"/>
    <w:rsid w:val="00021429"/>
    <w:rsid w:val="000307CB"/>
    <w:rsid w:val="0004674B"/>
    <w:rsid w:val="000515C3"/>
    <w:rsid w:val="00054E61"/>
    <w:rsid w:val="000823E8"/>
    <w:rsid w:val="0009782E"/>
    <w:rsid w:val="000C0173"/>
    <w:rsid w:val="000C37DA"/>
    <w:rsid w:val="000F7377"/>
    <w:rsid w:val="00107F9C"/>
    <w:rsid w:val="00123A62"/>
    <w:rsid w:val="001307EE"/>
    <w:rsid w:val="00143364"/>
    <w:rsid w:val="001548F9"/>
    <w:rsid w:val="00155A83"/>
    <w:rsid w:val="0016512A"/>
    <w:rsid w:val="00175D83"/>
    <w:rsid w:val="00183819"/>
    <w:rsid w:val="00196AC0"/>
    <w:rsid w:val="001C37E2"/>
    <w:rsid w:val="001D3E84"/>
    <w:rsid w:val="001D7BBC"/>
    <w:rsid w:val="001F165B"/>
    <w:rsid w:val="001F3906"/>
    <w:rsid w:val="002006B3"/>
    <w:rsid w:val="002112AA"/>
    <w:rsid w:val="002223B4"/>
    <w:rsid w:val="00232BA7"/>
    <w:rsid w:val="0024499E"/>
    <w:rsid w:val="00252F36"/>
    <w:rsid w:val="00273BF7"/>
    <w:rsid w:val="00284E8D"/>
    <w:rsid w:val="002B1405"/>
    <w:rsid w:val="002C192A"/>
    <w:rsid w:val="00343948"/>
    <w:rsid w:val="0036768F"/>
    <w:rsid w:val="00376DB1"/>
    <w:rsid w:val="003816A4"/>
    <w:rsid w:val="00381FA8"/>
    <w:rsid w:val="003967A0"/>
    <w:rsid w:val="00396ADA"/>
    <w:rsid w:val="003A5245"/>
    <w:rsid w:val="003C189A"/>
    <w:rsid w:val="003C77A1"/>
    <w:rsid w:val="003D4428"/>
    <w:rsid w:val="003D6FAC"/>
    <w:rsid w:val="003F2367"/>
    <w:rsid w:val="003F625B"/>
    <w:rsid w:val="0041539A"/>
    <w:rsid w:val="00447531"/>
    <w:rsid w:val="00451F5E"/>
    <w:rsid w:val="00467909"/>
    <w:rsid w:val="004858A2"/>
    <w:rsid w:val="004B0DA3"/>
    <w:rsid w:val="004C37AA"/>
    <w:rsid w:val="004D5865"/>
    <w:rsid w:val="00500CA2"/>
    <w:rsid w:val="00523A32"/>
    <w:rsid w:val="00564E31"/>
    <w:rsid w:val="00566A84"/>
    <w:rsid w:val="00574848"/>
    <w:rsid w:val="005921EE"/>
    <w:rsid w:val="00593946"/>
    <w:rsid w:val="005A634F"/>
    <w:rsid w:val="005C0BED"/>
    <w:rsid w:val="005E5DB4"/>
    <w:rsid w:val="006226B1"/>
    <w:rsid w:val="00640B4B"/>
    <w:rsid w:val="006806AB"/>
    <w:rsid w:val="00692F38"/>
    <w:rsid w:val="0069580E"/>
    <w:rsid w:val="006975FF"/>
    <w:rsid w:val="006A5ECC"/>
    <w:rsid w:val="006B7E8B"/>
    <w:rsid w:val="006D5D8F"/>
    <w:rsid w:val="006E4869"/>
    <w:rsid w:val="00715659"/>
    <w:rsid w:val="00734E77"/>
    <w:rsid w:val="00737E20"/>
    <w:rsid w:val="00774F3F"/>
    <w:rsid w:val="0078108E"/>
    <w:rsid w:val="007B392E"/>
    <w:rsid w:val="007B5F2D"/>
    <w:rsid w:val="007C42E6"/>
    <w:rsid w:val="007C6E18"/>
    <w:rsid w:val="007D2242"/>
    <w:rsid w:val="007D3385"/>
    <w:rsid w:val="007E1F92"/>
    <w:rsid w:val="007E3903"/>
    <w:rsid w:val="007F4C02"/>
    <w:rsid w:val="0080402C"/>
    <w:rsid w:val="00804557"/>
    <w:rsid w:val="0082164B"/>
    <w:rsid w:val="00822185"/>
    <w:rsid w:val="00851CFE"/>
    <w:rsid w:val="008631FC"/>
    <w:rsid w:val="008701D2"/>
    <w:rsid w:val="00877981"/>
    <w:rsid w:val="0089617F"/>
    <w:rsid w:val="008A02FF"/>
    <w:rsid w:val="008A56C9"/>
    <w:rsid w:val="008D6C5E"/>
    <w:rsid w:val="008E16A0"/>
    <w:rsid w:val="008E35DB"/>
    <w:rsid w:val="008E5DA4"/>
    <w:rsid w:val="008F29AE"/>
    <w:rsid w:val="009207A7"/>
    <w:rsid w:val="00921B5C"/>
    <w:rsid w:val="009378E2"/>
    <w:rsid w:val="0094750C"/>
    <w:rsid w:val="0096485F"/>
    <w:rsid w:val="009900D4"/>
    <w:rsid w:val="009A324C"/>
    <w:rsid w:val="009C0F5E"/>
    <w:rsid w:val="009C70A9"/>
    <w:rsid w:val="009D2B8C"/>
    <w:rsid w:val="009D3539"/>
    <w:rsid w:val="009E22AB"/>
    <w:rsid w:val="009E5788"/>
    <w:rsid w:val="009F2197"/>
    <w:rsid w:val="00A25790"/>
    <w:rsid w:val="00A54D76"/>
    <w:rsid w:val="00A56645"/>
    <w:rsid w:val="00A5678F"/>
    <w:rsid w:val="00A569C5"/>
    <w:rsid w:val="00A74028"/>
    <w:rsid w:val="00A85186"/>
    <w:rsid w:val="00A86CCA"/>
    <w:rsid w:val="00A92812"/>
    <w:rsid w:val="00AA3456"/>
    <w:rsid w:val="00AE1A8C"/>
    <w:rsid w:val="00AE3F05"/>
    <w:rsid w:val="00AF7061"/>
    <w:rsid w:val="00AF7D10"/>
    <w:rsid w:val="00B009C1"/>
    <w:rsid w:val="00B14369"/>
    <w:rsid w:val="00B2393A"/>
    <w:rsid w:val="00B32D29"/>
    <w:rsid w:val="00B36142"/>
    <w:rsid w:val="00B42B10"/>
    <w:rsid w:val="00B51F39"/>
    <w:rsid w:val="00B65F55"/>
    <w:rsid w:val="00B753B3"/>
    <w:rsid w:val="00B952B5"/>
    <w:rsid w:val="00BA7F0F"/>
    <w:rsid w:val="00BC7DF4"/>
    <w:rsid w:val="00BD08B4"/>
    <w:rsid w:val="00BD29A7"/>
    <w:rsid w:val="00BD7197"/>
    <w:rsid w:val="00BE0B46"/>
    <w:rsid w:val="00BE7D60"/>
    <w:rsid w:val="00BF2A2A"/>
    <w:rsid w:val="00C04658"/>
    <w:rsid w:val="00C07F71"/>
    <w:rsid w:val="00C10706"/>
    <w:rsid w:val="00C2682C"/>
    <w:rsid w:val="00C35C07"/>
    <w:rsid w:val="00C42976"/>
    <w:rsid w:val="00C42A5B"/>
    <w:rsid w:val="00C47F45"/>
    <w:rsid w:val="00C55D70"/>
    <w:rsid w:val="00C64700"/>
    <w:rsid w:val="00C671FB"/>
    <w:rsid w:val="00C75FC2"/>
    <w:rsid w:val="00C93204"/>
    <w:rsid w:val="00C935DF"/>
    <w:rsid w:val="00CB08BE"/>
    <w:rsid w:val="00CD0DCD"/>
    <w:rsid w:val="00D01C7C"/>
    <w:rsid w:val="00D05C1C"/>
    <w:rsid w:val="00D15946"/>
    <w:rsid w:val="00D17CB0"/>
    <w:rsid w:val="00D348E5"/>
    <w:rsid w:val="00D35558"/>
    <w:rsid w:val="00D37568"/>
    <w:rsid w:val="00D77002"/>
    <w:rsid w:val="00DA23C1"/>
    <w:rsid w:val="00DA7217"/>
    <w:rsid w:val="00DB3308"/>
    <w:rsid w:val="00DE46AC"/>
    <w:rsid w:val="00DE4B1B"/>
    <w:rsid w:val="00DE7C8A"/>
    <w:rsid w:val="00E024E8"/>
    <w:rsid w:val="00E17349"/>
    <w:rsid w:val="00E20221"/>
    <w:rsid w:val="00E703EB"/>
    <w:rsid w:val="00E76390"/>
    <w:rsid w:val="00EA5C63"/>
    <w:rsid w:val="00EC1946"/>
    <w:rsid w:val="00EC377B"/>
    <w:rsid w:val="00ED0FB7"/>
    <w:rsid w:val="00EE19D5"/>
    <w:rsid w:val="00F048C3"/>
    <w:rsid w:val="00F301A5"/>
    <w:rsid w:val="00F35620"/>
    <w:rsid w:val="00F374A2"/>
    <w:rsid w:val="00F643D9"/>
    <w:rsid w:val="00F67253"/>
    <w:rsid w:val="00F8398E"/>
    <w:rsid w:val="00FC5A7E"/>
    <w:rsid w:val="00FD0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C0AE5"/>
  <w15:docId w15:val="{24BB003A-AD96-4AC7-ACF3-3CD943071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F71"/>
    <w:pPr>
      <w:keepNext/>
      <w:keepLines/>
      <w:spacing w:before="240" w:after="0" w:line="259" w:lineRule="auto"/>
      <w:outlineLvl w:val="0"/>
    </w:pPr>
    <w:rPr>
      <w:rFonts w:asciiTheme="majorHAnsi" w:eastAsiaTheme="majorEastAsia" w:hAnsiTheme="majorHAnsi" w:cstheme="majorBidi"/>
      <w:color w:val="A5A5A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82C"/>
  </w:style>
  <w:style w:type="paragraph" w:styleId="Footer">
    <w:name w:val="footer"/>
    <w:basedOn w:val="Normal"/>
    <w:link w:val="FooterChar"/>
    <w:uiPriority w:val="99"/>
    <w:unhideWhenUsed/>
    <w:rsid w:val="00C26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82C"/>
  </w:style>
  <w:style w:type="paragraph" w:styleId="BalloonText">
    <w:name w:val="Balloon Text"/>
    <w:basedOn w:val="Normal"/>
    <w:link w:val="BalloonTextChar"/>
    <w:uiPriority w:val="99"/>
    <w:semiHidden/>
    <w:unhideWhenUsed/>
    <w:rsid w:val="00C26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82C"/>
    <w:rPr>
      <w:rFonts w:ascii="Tahoma" w:hAnsi="Tahoma" w:cs="Tahoma"/>
      <w:sz w:val="16"/>
      <w:szCs w:val="16"/>
    </w:rPr>
  </w:style>
  <w:style w:type="paragraph" w:styleId="Title">
    <w:name w:val="Title"/>
    <w:basedOn w:val="Normal"/>
    <w:next w:val="Normal"/>
    <w:link w:val="TitleChar"/>
    <w:uiPriority w:val="10"/>
    <w:qFormat/>
    <w:rsid w:val="00C47F45"/>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lang w:eastAsia="ja-JP"/>
    </w:rPr>
  </w:style>
  <w:style w:type="character" w:customStyle="1" w:styleId="TitleChar">
    <w:name w:val="Title Char"/>
    <w:basedOn w:val="DefaultParagraphFont"/>
    <w:link w:val="Title"/>
    <w:uiPriority w:val="10"/>
    <w:rsid w:val="00C47F45"/>
    <w:rPr>
      <w:rFonts w:asciiTheme="majorHAnsi" w:eastAsiaTheme="majorEastAsia" w:hAnsiTheme="majorHAnsi" w:cstheme="majorBidi"/>
      <w:color w:val="000000" w:themeColor="text2" w:themeShade="BF"/>
      <w:spacing w:val="5"/>
      <w:kern w:val="28"/>
      <w:sz w:val="52"/>
      <w:szCs w:val="52"/>
      <w:lang w:eastAsia="ja-JP"/>
    </w:rPr>
  </w:style>
  <w:style w:type="paragraph" w:styleId="Subtitle">
    <w:name w:val="Subtitle"/>
    <w:basedOn w:val="Normal"/>
    <w:next w:val="Normal"/>
    <w:link w:val="SubtitleChar"/>
    <w:uiPriority w:val="11"/>
    <w:qFormat/>
    <w:rsid w:val="00C47F45"/>
    <w:pPr>
      <w:numPr>
        <w:ilvl w:val="1"/>
      </w:numPr>
    </w:pPr>
    <w:rPr>
      <w:rFonts w:asciiTheme="majorHAnsi" w:eastAsiaTheme="majorEastAsia" w:hAnsiTheme="majorHAnsi" w:cstheme="majorBidi"/>
      <w:i/>
      <w:iCs/>
      <w:color w:val="DDDDDD" w:themeColor="accent1"/>
      <w:spacing w:val="15"/>
      <w:sz w:val="24"/>
      <w:szCs w:val="24"/>
      <w:lang w:eastAsia="ja-JP"/>
    </w:rPr>
  </w:style>
  <w:style w:type="character" w:customStyle="1" w:styleId="SubtitleChar">
    <w:name w:val="Subtitle Char"/>
    <w:basedOn w:val="DefaultParagraphFont"/>
    <w:link w:val="Subtitle"/>
    <w:uiPriority w:val="11"/>
    <w:rsid w:val="00C47F45"/>
    <w:rPr>
      <w:rFonts w:asciiTheme="majorHAnsi" w:eastAsiaTheme="majorEastAsia" w:hAnsiTheme="majorHAnsi" w:cstheme="majorBidi"/>
      <w:i/>
      <w:iCs/>
      <w:color w:val="DDDDDD" w:themeColor="accent1"/>
      <w:spacing w:val="15"/>
      <w:sz w:val="24"/>
      <w:szCs w:val="24"/>
      <w:lang w:eastAsia="ja-JP"/>
    </w:rPr>
  </w:style>
  <w:style w:type="character" w:styleId="Hyperlink">
    <w:name w:val="Hyperlink"/>
    <w:basedOn w:val="DefaultParagraphFont"/>
    <w:uiPriority w:val="99"/>
    <w:unhideWhenUsed/>
    <w:rsid w:val="002006B3"/>
    <w:rPr>
      <w:color w:val="0000FF"/>
      <w:u w:val="single"/>
    </w:rPr>
  </w:style>
  <w:style w:type="paragraph" w:styleId="ListParagraph">
    <w:name w:val="List Paragraph"/>
    <w:basedOn w:val="Normal"/>
    <w:uiPriority w:val="34"/>
    <w:qFormat/>
    <w:rsid w:val="00021429"/>
    <w:pPr>
      <w:ind w:left="720"/>
      <w:contextualSpacing/>
    </w:pPr>
  </w:style>
  <w:style w:type="character" w:styleId="PlaceholderText">
    <w:name w:val="Placeholder Text"/>
    <w:basedOn w:val="DefaultParagraphFont"/>
    <w:uiPriority w:val="99"/>
    <w:semiHidden/>
    <w:rsid w:val="006E4869"/>
    <w:rPr>
      <w:color w:val="808080"/>
    </w:rPr>
  </w:style>
  <w:style w:type="table" w:styleId="TableGrid">
    <w:name w:val="Table Grid"/>
    <w:basedOn w:val="TableNormal"/>
    <w:uiPriority w:val="59"/>
    <w:rsid w:val="004C3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7F71"/>
    <w:rPr>
      <w:rFonts w:asciiTheme="majorHAnsi" w:eastAsiaTheme="majorEastAsia" w:hAnsiTheme="majorHAnsi" w:cstheme="majorBidi"/>
      <w:color w:val="A5A5A5" w:themeColor="accent1" w:themeShade="BF"/>
      <w:sz w:val="32"/>
      <w:szCs w:val="32"/>
      <w:lang w:eastAsia="en-US"/>
    </w:rPr>
  </w:style>
  <w:style w:type="paragraph" w:styleId="Bibliography">
    <w:name w:val="Bibliography"/>
    <w:basedOn w:val="Normal"/>
    <w:next w:val="Normal"/>
    <w:uiPriority w:val="37"/>
    <w:unhideWhenUsed/>
    <w:rsid w:val="00C07F71"/>
  </w:style>
  <w:style w:type="character" w:styleId="CommentReference">
    <w:name w:val="annotation reference"/>
    <w:basedOn w:val="DefaultParagraphFont"/>
    <w:uiPriority w:val="99"/>
    <w:semiHidden/>
    <w:unhideWhenUsed/>
    <w:rsid w:val="00564E31"/>
    <w:rPr>
      <w:sz w:val="16"/>
      <w:szCs w:val="16"/>
    </w:rPr>
  </w:style>
  <w:style w:type="paragraph" w:styleId="CommentText">
    <w:name w:val="annotation text"/>
    <w:basedOn w:val="Normal"/>
    <w:link w:val="CommentTextChar"/>
    <w:uiPriority w:val="99"/>
    <w:semiHidden/>
    <w:unhideWhenUsed/>
    <w:rsid w:val="00564E31"/>
    <w:pPr>
      <w:spacing w:line="240" w:lineRule="auto"/>
    </w:pPr>
    <w:rPr>
      <w:sz w:val="20"/>
      <w:szCs w:val="20"/>
    </w:rPr>
  </w:style>
  <w:style w:type="character" w:customStyle="1" w:styleId="CommentTextChar">
    <w:name w:val="Comment Text Char"/>
    <w:basedOn w:val="DefaultParagraphFont"/>
    <w:link w:val="CommentText"/>
    <w:uiPriority w:val="99"/>
    <w:semiHidden/>
    <w:rsid w:val="00564E31"/>
    <w:rPr>
      <w:sz w:val="20"/>
      <w:szCs w:val="20"/>
    </w:rPr>
  </w:style>
  <w:style w:type="paragraph" w:styleId="CommentSubject">
    <w:name w:val="annotation subject"/>
    <w:basedOn w:val="CommentText"/>
    <w:next w:val="CommentText"/>
    <w:link w:val="CommentSubjectChar"/>
    <w:uiPriority w:val="99"/>
    <w:semiHidden/>
    <w:unhideWhenUsed/>
    <w:rsid w:val="00564E31"/>
    <w:rPr>
      <w:b/>
      <w:bCs/>
    </w:rPr>
  </w:style>
  <w:style w:type="character" w:customStyle="1" w:styleId="CommentSubjectChar">
    <w:name w:val="Comment Subject Char"/>
    <w:basedOn w:val="CommentTextChar"/>
    <w:link w:val="CommentSubject"/>
    <w:uiPriority w:val="99"/>
    <w:semiHidden/>
    <w:rsid w:val="00564E31"/>
    <w:rPr>
      <w:b/>
      <w:bCs/>
      <w:sz w:val="20"/>
      <w:szCs w:val="20"/>
    </w:rPr>
  </w:style>
  <w:style w:type="character" w:styleId="UnresolvedMention">
    <w:name w:val="Unresolved Mention"/>
    <w:basedOn w:val="DefaultParagraphFont"/>
    <w:uiPriority w:val="99"/>
    <w:semiHidden/>
    <w:unhideWhenUsed/>
    <w:rsid w:val="00564E31"/>
    <w:rPr>
      <w:color w:val="605E5C"/>
      <w:shd w:val="clear" w:color="auto" w:fill="E1DFDD"/>
    </w:rPr>
  </w:style>
  <w:style w:type="character" w:styleId="FollowedHyperlink">
    <w:name w:val="FollowedHyperlink"/>
    <w:basedOn w:val="DefaultParagraphFont"/>
    <w:uiPriority w:val="99"/>
    <w:semiHidden/>
    <w:unhideWhenUsed/>
    <w:rsid w:val="00564E31"/>
    <w:rPr>
      <w:color w:val="919191" w:themeColor="followedHyperlink"/>
      <w:u w:val="single"/>
    </w:rPr>
  </w:style>
  <w:style w:type="paragraph" w:styleId="Revision">
    <w:name w:val="Revision"/>
    <w:hidden/>
    <w:uiPriority w:val="99"/>
    <w:semiHidden/>
    <w:rsid w:val="008040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190609">
      <w:bodyDiv w:val="1"/>
      <w:marLeft w:val="0"/>
      <w:marRight w:val="0"/>
      <w:marTop w:val="0"/>
      <w:marBottom w:val="0"/>
      <w:divBdr>
        <w:top w:val="none" w:sz="0" w:space="0" w:color="auto"/>
        <w:left w:val="none" w:sz="0" w:space="0" w:color="auto"/>
        <w:bottom w:val="none" w:sz="0" w:space="0" w:color="auto"/>
        <w:right w:val="none" w:sz="0" w:space="0" w:color="auto"/>
      </w:divBdr>
    </w:div>
    <w:div w:id="314333871">
      <w:bodyDiv w:val="1"/>
      <w:marLeft w:val="0"/>
      <w:marRight w:val="0"/>
      <w:marTop w:val="0"/>
      <w:marBottom w:val="0"/>
      <w:divBdr>
        <w:top w:val="none" w:sz="0" w:space="0" w:color="auto"/>
        <w:left w:val="none" w:sz="0" w:space="0" w:color="auto"/>
        <w:bottom w:val="none" w:sz="0" w:space="0" w:color="auto"/>
        <w:right w:val="none" w:sz="0" w:space="0" w:color="auto"/>
      </w:divBdr>
    </w:div>
    <w:div w:id="357321383">
      <w:bodyDiv w:val="1"/>
      <w:marLeft w:val="0"/>
      <w:marRight w:val="0"/>
      <w:marTop w:val="0"/>
      <w:marBottom w:val="0"/>
      <w:divBdr>
        <w:top w:val="none" w:sz="0" w:space="0" w:color="auto"/>
        <w:left w:val="none" w:sz="0" w:space="0" w:color="auto"/>
        <w:bottom w:val="none" w:sz="0" w:space="0" w:color="auto"/>
        <w:right w:val="none" w:sz="0" w:space="0" w:color="auto"/>
      </w:divBdr>
    </w:div>
    <w:div w:id="456148209">
      <w:bodyDiv w:val="1"/>
      <w:marLeft w:val="0"/>
      <w:marRight w:val="0"/>
      <w:marTop w:val="0"/>
      <w:marBottom w:val="0"/>
      <w:divBdr>
        <w:top w:val="none" w:sz="0" w:space="0" w:color="auto"/>
        <w:left w:val="none" w:sz="0" w:space="0" w:color="auto"/>
        <w:bottom w:val="none" w:sz="0" w:space="0" w:color="auto"/>
        <w:right w:val="none" w:sz="0" w:space="0" w:color="auto"/>
      </w:divBdr>
    </w:div>
    <w:div w:id="693456428">
      <w:bodyDiv w:val="1"/>
      <w:marLeft w:val="0"/>
      <w:marRight w:val="0"/>
      <w:marTop w:val="0"/>
      <w:marBottom w:val="0"/>
      <w:divBdr>
        <w:top w:val="none" w:sz="0" w:space="0" w:color="auto"/>
        <w:left w:val="none" w:sz="0" w:space="0" w:color="auto"/>
        <w:bottom w:val="none" w:sz="0" w:space="0" w:color="auto"/>
        <w:right w:val="none" w:sz="0" w:space="0" w:color="auto"/>
      </w:divBdr>
    </w:div>
    <w:div w:id="815806932">
      <w:bodyDiv w:val="1"/>
      <w:marLeft w:val="0"/>
      <w:marRight w:val="0"/>
      <w:marTop w:val="0"/>
      <w:marBottom w:val="0"/>
      <w:divBdr>
        <w:top w:val="none" w:sz="0" w:space="0" w:color="auto"/>
        <w:left w:val="none" w:sz="0" w:space="0" w:color="auto"/>
        <w:bottom w:val="none" w:sz="0" w:space="0" w:color="auto"/>
        <w:right w:val="none" w:sz="0" w:space="0" w:color="auto"/>
      </w:divBdr>
    </w:div>
    <w:div w:id="1159230265">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699089050">
      <w:bodyDiv w:val="1"/>
      <w:marLeft w:val="0"/>
      <w:marRight w:val="0"/>
      <w:marTop w:val="0"/>
      <w:marBottom w:val="0"/>
      <w:divBdr>
        <w:top w:val="none" w:sz="0" w:space="0" w:color="auto"/>
        <w:left w:val="none" w:sz="0" w:space="0" w:color="auto"/>
        <w:bottom w:val="none" w:sz="0" w:space="0" w:color="auto"/>
        <w:right w:val="none" w:sz="0" w:space="0" w:color="auto"/>
      </w:divBdr>
    </w:div>
    <w:div w:id="2004433565">
      <w:bodyDiv w:val="1"/>
      <w:marLeft w:val="0"/>
      <w:marRight w:val="0"/>
      <w:marTop w:val="0"/>
      <w:marBottom w:val="0"/>
      <w:divBdr>
        <w:top w:val="none" w:sz="0" w:space="0" w:color="auto"/>
        <w:left w:val="none" w:sz="0" w:space="0" w:color="auto"/>
        <w:bottom w:val="none" w:sz="0" w:space="0" w:color="auto"/>
        <w:right w:val="none" w:sz="0" w:space="0" w:color="auto"/>
      </w:divBdr>
    </w:div>
    <w:div w:id="212842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numbering" Target="numbering.xml"/><Relationship Id="rId21" Type="http://schemas.microsoft.com/office/2016/09/relationships/commentsIds" Target="commentsIds.xm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1/relationships/commentsExtended" Target="commentsExtended.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mba.tuck.dartmouth.edu/pages/faculty/ken.french/data_library.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zou\AppData\Roaming\Microsoft\Templates\Report%20Template.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As the first AIG Investment AI quantitative research report, this research report will lay a foundation for more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Fama French 5 factor model, in the past decades, especially when those “extreme events” happened.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Liv13</b:Tag>
    <b:SourceType>Report</b:SourceType>
    <b:Guid>{C0D6A0C4-246C-4C2B-B483-6E3AAB4C2846}</b:Guid>
    <b:Title>The Global Effects of the Euro Debt Crisis</b:Title>
    <b:Year>2013</b:Year>
    <b:Author>
      <b:Author>
        <b:NameList>
          <b:Person>
            <b:Last>Stracca</b:Last>
            <b:First>Livio</b:First>
          </b:Person>
        </b:NameList>
      </b:Author>
    </b:Author>
    <b:Publisher>European Central Bank</b:Publisher>
    <b:RefOrder>1</b:RefOrder>
  </b:Source>
  <b:Source>
    <b:Tag>Nei11</b:Tag>
    <b:SourceType>InternetSite</b:SourceType>
    <b:Guid>{4ABEA91B-541B-44D4-87D4-3FCE38432ED5}</b:Guid>
    <b:Year>2011</b:Year>
    <b:Author>
      <b:Author>
        <b:NameList>
          <b:Person>
            <b:Last>Irwin</b:Last>
            <b:First>Neil</b:First>
          </b:Person>
        </b:NameList>
      </b:Author>
    </b:Author>
    <b:Month>September</b:Month>
    <b:Day>30</b:Day>
    <b:URL>https://www.washingtonpost.com/business/economy/us-economic-recovery-tied-to-european-debt-crisis/2011/09/29/gIQAAIAEBL_story.html?noredirect=on&amp;utm_term=.d29ea3b844cd</b:URL>
    <b:RefOrder>2</b:RefOrder>
  </b:Source>
  <b:Source>
    <b:Tag>Fra18</b:Tag>
    <b:SourceType>Report</b:SourceType>
    <b:Guid>{777E58BD-F2AF-4E6C-8E3C-7E7AAFF2013D}</b:Guid>
    <b:Title>Judgement Day: algorithmic trading around the Swiss franc cap removal</b:Title>
    <b:Year>2018</b:Year>
    <b:Author>
      <b:Author>
        <b:Corporate>Francis Breedon, Louisa Chen, Angelo Ranaldo, Nicholas Vause</b:Corporate>
      </b:Author>
    </b:Author>
    <b:Publisher>Bank of England</b:Publisher>
    <b:RefOrder>3</b:RefOrder>
  </b:Source>
  <b:Source>
    <b:Tag>And18</b:Tag>
    <b:SourceType>InternetSite</b:SourceType>
    <b:Guid>{9A336968-BCCE-4DEE-949D-86CD7B32C3D9}</b:Guid>
    <b:Year>2018</b:Year>
    <b:Author>
      <b:Author>
        <b:NameList>
          <b:Person>
            <b:Last>Ang</b:Last>
            <b:First>Andrew</b:First>
          </b:Person>
        </b:NameList>
      </b:Author>
    </b:Author>
    <b:Month>June</b:Month>
    <b:Day>5</b:Day>
    <b:URL>https://www.blackrock.com/us/individual/investment-ideas/what-is-factor-investing/factor-commentary/andrews-angle/factor-growth</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A5F512-53CB-0849-9A81-365227CB8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C:\Users\yzou\AppData\Roaming\Microsoft\Templates\Report Template.dotx</Template>
  <TotalTime>5</TotalTime>
  <Pages>13</Pages>
  <Words>4871</Words>
  <Characters>27765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Major Historical Markets Downturns and Five Factor Model</vt:lpstr>
    </vt:vector>
  </TitlesOfParts>
  <Company>AIG</Company>
  <LinksUpToDate>false</LinksUpToDate>
  <CharactersWithSpaces>32571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Historical Markets Downturns and Five Factor Model</dc:title>
  <dc:subject/>
  <dc:creator>Zou, Yue</dc:creator>
  <cp:keywords/>
  <dc:description/>
  <cp:lastModifiedBy>Han, Wang</cp:lastModifiedBy>
  <cp:revision>2</cp:revision>
  <cp:lastPrinted>2019-07-17T01:50:00Z</cp:lastPrinted>
  <dcterms:created xsi:type="dcterms:W3CDTF">2019-07-22T16:38:00Z</dcterms:created>
  <dcterms:modified xsi:type="dcterms:W3CDTF">2019-07-22T16:38:00Z</dcterms:modified>
</cp:coreProperties>
</file>